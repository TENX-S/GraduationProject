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05E71" w14:textId="77777777" w:rsidR="002E770D" w:rsidRDefault="002E770D" w:rsidP="002E770D">
      <w:pPr>
        <w:spacing w:line="300" w:lineRule="auto"/>
        <w:jc w:val="center"/>
        <w:rPr>
          <w:rFonts w:eastAsia="黑体"/>
          <w:sz w:val="32"/>
          <w:szCs w:val="32"/>
        </w:rPr>
      </w:pPr>
      <w:r>
        <w:rPr>
          <w:rFonts w:eastAsia="黑体" w:hint="eastAsia"/>
          <w:sz w:val="32"/>
          <w:szCs w:val="32"/>
        </w:rPr>
        <w:t>毕业设计（论文）原创性声明</w:t>
      </w:r>
    </w:p>
    <w:p w14:paraId="1C53FF3A" w14:textId="77777777" w:rsidR="002E770D" w:rsidRDefault="002E770D" w:rsidP="002E770D">
      <w:pPr>
        <w:spacing w:line="300" w:lineRule="auto"/>
        <w:jc w:val="center"/>
        <w:rPr>
          <w:b/>
          <w:sz w:val="32"/>
          <w:szCs w:val="32"/>
        </w:rPr>
      </w:pPr>
    </w:p>
    <w:p w14:paraId="5D73164E" w14:textId="77777777" w:rsidR="002E770D" w:rsidRPr="002E770D" w:rsidRDefault="002E770D" w:rsidP="002E770D">
      <w:pPr>
        <w:spacing w:line="300" w:lineRule="auto"/>
        <w:ind w:firstLineChars="200" w:firstLine="480"/>
        <w:rPr>
          <w:rFonts w:ascii="宋体" w:eastAsia="宋体" w:hAnsi="宋体"/>
          <w:sz w:val="24"/>
        </w:rPr>
      </w:pPr>
      <w:r w:rsidRPr="002E770D">
        <w:rPr>
          <w:rFonts w:ascii="宋体" w:eastAsia="宋体" w:hAnsi="宋体" w:hint="eastAsia"/>
          <w:sz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w:t>
      </w:r>
      <w:r w:rsidRPr="002E770D">
        <w:rPr>
          <w:rFonts w:ascii="宋体" w:eastAsia="宋体" w:hAnsi="宋体" w:cs="宋体" w:hint="eastAsia"/>
          <w:kern w:val="0"/>
          <w:sz w:val="24"/>
        </w:rPr>
        <w:t>并表示了谢意</w:t>
      </w:r>
      <w:r w:rsidRPr="002E770D">
        <w:rPr>
          <w:rFonts w:ascii="宋体" w:eastAsia="宋体" w:hAnsi="宋体" w:hint="eastAsia"/>
          <w:sz w:val="24"/>
        </w:rPr>
        <w:t>。</w:t>
      </w:r>
    </w:p>
    <w:p w14:paraId="232B9E0E" w14:textId="77777777" w:rsidR="002E770D" w:rsidRPr="002E770D" w:rsidRDefault="002E770D" w:rsidP="002E770D">
      <w:pPr>
        <w:spacing w:line="300" w:lineRule="auto"/>
        <w:rPr>
          <w:rFonts w:ascii="宋体" w:eastAsia="宋体" w:hAnsi="宋体"/>
          <w:sz w:val="24"/>
        </w:rPr>
      </w:pPr>
    </w:p>
    <w:p w14:paraId="5B5B5241" w14:textId="42617087" w:rsidR="002E770D" w:rsidRPr="002E770D" w:rsidRDefault="002E770D" w:rsidP="002E770D">
      <w:pPr>
        <w:spacing w:line="300" w:lineRule="auto"/>
        <w:rPr>
          <w:rFonts w:ascii="宋体" w:eastAsia="宋体" w:hAnsi="宋体"/>
          <w:sz w:val="24"/>
        </w:rPr>
      </w:pPr>
      <w:r w:rsidRPr="002E770D">
        <w:rPr>
          <w:rFonts w:ascii="宋体" w:eastAsia="宋体" w:hAnsi="宋体" w:hint="eastAsia"/>
          <w:sz w:val="24"/>
        </w:rPr>
        <w:t xml:space="preserve">                                     </w:t>
      </w:r>
      <w:r w:rsidR="00257B93">
        <w:rPr>
          <w:rFonts w:ascii="宋体" w:eastAsia="宋体" w:hAnsi="宋体"/>
          <w:sz w:val="24"/>
        </w:rPr>
        <w:tab/>
      </w:r>
      <w:r w:rsidR="00257B93">
        <w:rPr>
          <w:rFonts w:ascii="宋体" w:eastAsia="宋体" w:hAnsi="宋体"/>
          <w:sz w:val="24"/>
        </w:rPr>
        <w:tab/>
      </w:r>
    </w:p>
    <w:p w14:paraId="596F7947" w14:textId="0C829596"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作者签名：</w:t>
      </w:r>
      <w:r w:rsidR="000B30CD">
        <w:rPr>
          <w:rFonts w:ascii="宋体" w:eastAsia="宋体" w:hAnsi="宋体" w:hint="eastAsia"/>
          <w:noProof/>
          <w:sz w:val="24"/>
        </w:rPr>
        <w:drawing>
          <wp:inline distT="0" distB="0" distL="0" distR="0" wp14:anchorId="6FA68BA6" wp14:editId="17C72BBA">
            <wp:extent cx="1139404" cy="391885"/>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8125" b="37093"/>
                    <a:stretch/>
                  </pic:blipFill>
                  <pic:spPr bwMode="auto">
                    <a:xfrm>
                      <a:off x="0" y="0"/>
                      <a:ext cx="1171103" cy="402788"/>
                    </a:xfrm>
                    <a:prstGeom prst="rect">
                      <a:avLst/>
                    </a:prstGeom>
                    <a:noFill/>
                    <a:ln>
                      <a:noFill/>
                    </a:ln>
                    <a:extLst>
                      <a:ext uri="{53640926-AAD7-44D8-BBD7-CCE9431645EC}">
                        <a14:shadowObscured xmlns:a14="http://schemas.microsoft.com/office/drawing/2010/main"/>
                      </a:ext>
                    </a:extLst>
                  </pic:spPr>
                </pic:pic>
              </a:graphicData>
            </a:graphic>
          </wp:inline>
        </w:drawing>
      </w:r>
    </w:p>
    <w:p w14:paraId="248C87B0" w14:textId="77777777" w:rsidR="002E770D" w:rsidRPr="008D61CD" w:rsidRDefault="002E770D" w:rsidP="002E770D">
      <w:pPr>
        <w:spacing w:line="300" w:lineRule="auto"/>
        <w:ind w:firstLineChars="2050" w:firstLine="4920"/>
        <w:rPr>
          <w:rFonts w:ascii="宋体" w:eastAsia="宋体" w:hAnsi="宋体"/>
          <w:sz w:val="24"/>
        </w:rPr>
      </w:pPr>
    </w:p>
    <w:p w14:paraId="3E3E3E2F" w14:textId="7E356E14"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 xml:space="preserve">日期： </w:t>
      </w:r>
      <w:r w:rsidRPr="002E770D">
        <w:rPr>
          <w:rFonts w:ascii="Times New Roman" w:eastAsia="宋体" w:hAnsi="Times New Roman" w:cs="Times New Roman"/>
          <w:sz w:val="24"/>
        </w:rPr>
        <w:t>202</w:t>
      </w:r>
      <w:r>
        <w:rPr>
          <w:rFonts w:ascii="Times New Roman" w:eastAsia="宋体" w:hAnsi="Times New Roman" w:cs="Times New Roman"/>
          <w:sz w:val="24"/>
        </w:rPr>
        <w:t>2</w:t>
      </w:r>
      <w:r w:rsidRPr="002E770D">
        <w:rPr>
          <w:rFonts w:ascii="宋体" w:eastAsia="宋体" w:hAnsi="宋体" w:hint="eastAsia"/>
          <w:sz w:val="24"/>
        </w:rPr>
        <w:t xml:space="preserve">  年  </w:t>
      </w:r>
      <w:r w:rsidRPr="002E770D">
        <w:rPr>
          <w:rFonts w:ascii="Times New Roman" w:eastAsia="宋体" w:hAnsi="Times New Roman" w:cs="Times New Roman"/>
          <w:sz w:val="24"/>
        </w:rPr>
        <w:t>4</w:t>
      </w:r>
      <w:r w:rsidRPr="002E770D">
        <w:rPr>
          <w:rFonts w:ascii="宋体" w:eastAsia="宋体" w:hAnsi="宋体" w:hint="eastAsia"/>
          <w:sz w:val="24"/>
        </w:rPr>
        <w:t xml:space="preserve"> 月 </w:t>
      </w:r>
      <w:r>
        <w:rPr>
          <w:rFonts w:ascii="宋体" w:eastAsia="宋体" w:hAnsi="宋体"/>
          <w:sz w:val="24"/>
        </w:rPr>
        <w:t xml:space="preserve"> </w:t>
      </w:r>
      <w:r w:rsidRPr="002E770D">
        <w:rPr>
          <w:rFonts w:ascii="Times New Roman" w:eastAsia="宋体" w:hAnsi="Times New Roman" w:cs="Times New Roman"/>
          <w:sz w:val="24"/>
        </w:rPr>
        <w:t>20</w:t>
      </w:r>
      <w:r w:rsidRPr="002E770D">
        <w:rPr>
          <w:rFonts w:ascii="宋体" w:eastAsia="宋体" w:hAnsi="宋体" w:hint="eastAsia"/>
          <w:sz w:val="24"/>
        </w:rPr>
        <w:t xml:space="preserve">  日</w:t>
      </w:r>
    </w:p>
    <w:p w14:paraId="24939AA4" w14:textId="203385EF" w:rsidR="002E770D" w:rsidRDefault="002E770D" w:rsidP="006A06DE">
      <w:pPr>
        <w:jc w:val="center"/>
        <w:rPr>
          <w:rFonts w:ascii="黑体" w:eastAsia="黑体" w:hAnsi="黑体" w:cs="Times New Roman"/>
          <w:b/>
          <w:bCs/>
          <w:color w:val="313030"/>
          <w:sz w:val="32"/>
          <w:szCs w:val="32"/>
        </w:rPr>
      </w:pPr>
    </w:p>
    <w:p w14:paraId="73A5D66C" w14:textId="3C1FDAB5" w:rsidR="002E770D" w:rsidRDefault="002E770D" w:rsidP="006A06DE">
      <w:pPr>
        <w:jc w:val="center"/>
        <w:rPr>
          <w:rFonts w:ascii="黑体" w:eastAsia="黑体" w:hAnsi="黑体" w:cs="Times New Roman"/>
          <w:b/>
          <w:bCs/>
          <w:color w:val="313030"/>
          <w:sz w:val="32"/>
          <w:szCs w:val="32"/>
        </w:rPr>
      </w:pPr>
    </w:p>
    <w:p w14:paraId="2D1613C4" w14:textId="43012104" w:rsidR="002E770D" w:rsidRDefault="002E770D" w:rsidP="006A06DE">
      <w:pPr>
        <w:jc w:val="center"/>
        <w:rPr>
          <w:rFonts w:ascii="黑体" w:eastAsia="黑体" w:hAnsi="黑体" w:cs="Times New Roman"/>
          <w:b/>
          <w:bCs/>
          <w:color w:val="313030"/>
          <w:sz w:val="32"/>
          <w:szCs w:val="32"/>
        </w:rPr>
      </w:pPr>
    </w:p>
    <w:p w14:paraId="1D5C75FD" w14:textId="7F273516" w:rsidR="002E770D" w:rsidRDefault="002E770D" w:rsidP="006A06DE">
      <w:pPr>
        <w:jc w:val="center"/>
        <w:rPr>
          <w:rFonts w:ascii="黑体" w:eastAsia="黑体" w:hAnsi="黑体" w:cs="Times New Roman"/>
          <w:b/>
          <w:bCs/>
          <w:color w:val="313030"/>
          <w:sz w:val="32"/>
          <w:szCs w:val="32"/>
        </w:rPr>
      </w:pPr>
    </w:p>
    <w:p w14:paraId="1E2C8674" w14:textId="2D2ED48D" w:rsidR="002E770D" w:rsidRDefault="002E770D" w:rsidP="006A06DE">
      <w:pPr>
        <w:jc w:val="center"/>
        <w:rPr>
          <w:rFonts w:ascii="黑体" w:eastAsia="黑体" w:hAnsi="黑体" w:cs="Times New Roman"/>
          <w:b/>
          <w:bCs/>
          <w:color w:val="313030"/>
          <w:sz w:val="32"/>
          <w:szCs w:val="32"/>
        </w:rPr>
      </w:pPr>
    </w:p>
    <w:p w14:paraId="789CF8D7" w14:textId="39034538" w:rsidR="002E770D" w:rsidRDefault="002E770D" w:rsidP="006A06DE">
      <w:pPr>
        <w:jc w:val="center"/>
        <w:rPr>
          <w:rFonts w:ascii="黑体" w:eastAsia="黑体" w:hAnsi="黑体" w:cs="Times New Roman"/>
          <w:b/>
          <w:bCs/>
          <w:color w:val="313030"/>
          <w:sz w:val="32"/>
          <w:szCs w:val="32"/>
        </w:rPr>
      </w:pPr>
    </w:p>
    <w:p w14:paraId="4D834B96" w14:textId="40F795F4" w:rsidR="002E770D" w:rsidRDefault="002E770D" w:rsidP="006A06DE">
      <w:pPr>
        <w:jc w:val="center"/>
        <w:rPr>
          <w:rFonts w:ascii="黑体" w:eastAsia="黑体" w:hAnsi="黑体" w:cs="Times New Roman"/>
          <w:b/>
          <w:bCs/>
          <w:color w:val="313030"/>
          <w:sz w:val="32"/>
          <w:szCs w:val="32"/>
        </w:rPr>
      </w:pPr>
    </w:p>
    <w:p w14:paraId="75409105" w14:textId="490875C9" w:rsidR="002E770D" w:rsidRDefault="002E770D" w:rsidP="006A06DE">
      <w:pPr>
        <w:jc w:val="center"/>
        <w:rPr>
          <w:rFonts w:ascii="黑体" w:eastAsia="黑体" w:hAnsi="黑体" w:cs="Times New Roman"/>
          <w:b/>
          <w:bCs/>
          <w:color w:val="313030"/>
          <w:sz w:val="32"/>
          <w:szCs w:val="32"/>
        </w:rPr>
      </w:pPr>
    </w:p>
    <w:p w14:paraId="649B7B5B" w14:textId="3BD83C02" w:rsidR="002E770D" w:rsidRDefault="002E770D" w:rsidP="006A06DE">
      <w:pPr>
        <w:jc w:val="center"/>
        <w:rPr>
          <w:rFonts w:ascii="黑体" w:eastAsia="黑体" w:hAnsi="黑体" w:cs="Times New Roman"/>
          <w:b/>
          <w:bCs/>
          <w:color w:val="313030"/>
          <w:sz w:val="32"/>
          <w:szCs w:val="32"/>
        </w:rPr>
      </w:pPr>
    </w:p>
    <w:p w14:paraId="7182EC6B" w14:textId="46B4C0F4" w:rsidR="002E770D" w:rsidRDefault="002E770D" w:rsidP="006A06DE">
      <w:pPr>
        <w:jc w:val="center"/>
        <w:rPr>
          <w:rFonts w:ascii="黑体" w:eastAsia="黑体" w:hAnsi="黑体" w:cs="Times New Roman"/>
          <w:b/>
          <w:bCs/>
          <w:color w:val="313030"/>
          <w:sz w:val="32"/>
          <w:szCs w:val="32"/>
        </w:rPr>
      </w:pPr>
    </w:p>
    <w:p w14:paraId="0EEFB1D3" w14:textId="50CCAEC0" w:rsidR="002E770D" w:rsidRDefault="002E770D" w:rsidP="006A06DE">
      <w:pPr>
        <w:jc w:val="center"/>
        <w:rPr>
          <w:rFonts w:ascii="黑体" w:eastAsia="黑体" w:hAnsi="黑体" w:cs="Times New Roman"/>
          <w:b/>
          <w:bCs/>
          <w:color w:val="313030"/>
          <w:sz w:val="32"/>
          <w:szCs w:val="32"/>
        </w:rPr>
      </w:pPr>
    </w:p>
    <w:p w14:paraId="5758DE21" w14:textId="77777777" w:rsidR="008D61CD" w:rsidRPr="002E770D" w:rsidRDefault="008D61CD" w:rsidP="006A06DE">
      <w:pPr>
        <w:jc w:val="center"/>
        <w:rPr>
          <w:rFonts w:ascii="黑体" w:eastAsia="黑体" w:hAnsi="黑体" w:cs="Times New Roman"/>
          <w:b/>
          <w:bCs/>
          <w:color w:val="313030"/>
          <w:sz w:val="32"/>
          <w:szCs w:val="32"/>
        </w:rPr>
      </w:pPr>
    </w:p>
    <w:p w14:paraId="3B1EB9D1" w14:textId="0D4ED6D0" w:rsidR="00016CD3" w:rsidRPr="00804E31" w:rsidRDefault="006A06DE" w:rsidP="006A06DE">
      <w:pPr>
        <w:jc w:val="center"/>
        <w:rPr>
          <w:rFonts w:ascii="黑体" w:eastAsia="黑体" w:hAnsi="黑体" w:cs="Times New Roman"/>
          <w:b/>
          <w:bCs/>
          <w:color w:val="313030"/>
          <w:sz w:val="32"/>
          <w:szCs w:val="32"/>
        </w:rPr>
      </w:pPr>
      <w:r w:rsidRPr="00804E31">
        <w:rPr>
          <w:rFonts w:ascii="黑体" w:eastAsia="黑体" w:hAnsi="黑体" w:cs="Times New Roman"/>
          <w:b/>
          <w:bCs/>
          <w:color w:val="313030"/>
          <w:sz w:val="32"/>
          <w:szCs w:val="32"/>
        </w:rPr>
        <w:lastRenderedPageBreak/>
        <w:t>基于二维码的展品介绍系统设计</w:t>
      </w:r>
    </w:p>
    <w:p w14:paraId="0000E550" w14:textId="77777777" w:rsidR="00C8104C" w:rsidRPr="00C8104C" w:rsidRDefault="00C8104C" w:rsidP="006A06DE">
      <w:pPr>
        <w:jc w:val="center"/>
        <w:rPr>
          <w:rFonts w:ascii="黑体" w:eastAsia="黑体" w:hAnsi="黑体" w:cs="Times New Roman"/>
          <w:color w:val="313030"/>
          <w:sz w:val="24"/>
          <w:szCs w:val="24"/>
        </w:rPr>
      </w:pPr>
    </w:p>
    <w:p w14:paraId="1AC6E546" w14:textId="797CDB31" w:rsidR="006A06DE" w:rsidRDefault="006A06DE" w:rsidP="006A06DE">
      <w:pPr>
        <w:jc w:val="center"/>
        <w:rPr>
          <w:rFonts w:ascii="宋体" w:eastAsia="宋体" w:hAnsi="宋体"/>
          <w:sz w:val="24"/>
          <w:szCs w:val="24"/>
        </w:rPr>
      </w:pPr>
      <w:r>
        <w:rPr>
          <w:rFonts w:ascii="宋体" w:eastAsia="宋体" w:hAnsi="宋体" w:hint="eastAsia"/>
          <w:sz w:val="24"/>
          <w:szCs w:val="24"/>
        </w:rPr>
        <w:t>张杰</w:t>
      </w:r>
      <w:r w:rsidR="00C8104C">
        <w:rPr>
          <w:rFonts w:ascii="宋体" w:eastAsia="宋体" w:hAnsi="宋体" w:hint="eastAsia"/>
          <w:sz w:val="24"/>
          <w:szCs w:val="24"/>
        </w:rPr>
        <w:t>，计算机与信息学院</w:t>
      </w:r>
    </w:p>
    <w:p w14:paraId="088F6BD2" w14:textId="77777777" w:rsidR="00C8104C" w:rsidRDefault="00C8104C" w:rsidP="006A06DE">
      <w:pPr>
        <w:jc w:val="center"/>
        <w:rPr>
          <w:rFonts w:ascii="宋体" w:eastAsia="宋体" w:hAnsi="宋体"/>
          <w:sz w:val="24"/>
          <w:szCs w:val="24"/>
        </w:rPr>
      </w:pPr>
    </w:p>
    <w:p w14:paraId="54F5F482" w14:textId="0AF21D97" w:rsidR="006A06DE" w:rsidRDefault="006A06DE" w:rsidP="00D47F58">
      <w:pPr>
        <w:spacing w:line="300" w:lineRule="auto"/>
        <w:rPr>
          <w:rFonts w:ascii="仿宋" w:eastAsia="仿宋" w:hAnsi="仿宋" w:cs="Times New Roman"/>
          <w:color w:val="000000"/>
          <w:sz w:val="24"/>
          <w:szCs w:val="24"/>
          <w:shd w:val="clear" w:color="auto" w:fill="FAFAFA"/>
        </w:rPr>
      </w:pPr>
      <w:r>
        <w:rPr>
          <w:rFonts w:ascii="黑体" w:eastAsia="黑体" w:hAnsi="黑体" w:hint="eastAsia"/>
          <w:sz w:val="28"/>
          <w:szCs w:val="28"/>
        </w:rPr>
        <w:t xml:space="preserve">摘 </w:t>
      </w:r>
      <w:r>
        <w:rPr>
          <w:rFonts w:ascii="黑体" w:eastAsia="黑体" w:hAnsi="黑体"/>
          <w:sz w:val="28"/>
          <w:szCs w:val="28"/>
        </w:rPr>
        <w:t xml:space="preserve"> </w:t>
      </w:r>
      <w:r>
        <w:rPr>
          <w:rFonts w:ascii="黑体" w:eastAsia="黑体" w:hAnsi="黑体" w:hint="eastAsia"/>
          <w:sz w:val="28"/>
          <w:szCs w:val="28"/>
        </w:rPr>
        <w:t>要：</w:t>
      </w:r>
      <w:r w:rsidRPr="006A06DE">
        <w:rPr>
          <w:rFonts w:ascii="仿宋" w:eastAsia="仿宋" w:hAnsi="仿宋" w:cs="Times New Roman"/>
          <w:color w:val="000000"/>
          <w:sz w:val="24"/>
          <w:szCs w:val="24"/>
          <w:shd w:val="clear" w:color="auto" w:fill="FAFAFA"/>
        </w:rPr>
        <w:t>随着博物馆和科技馆在人们生活中的普及，展品介绍系统也在不断迭代升级。在移动互联网和二维码大规模应用的当下，将展品介绍与二维码结合设计一个面向移动终端的交互式</w:t>
      </w:r>
      <w:r w:rsidR="00CB575A">
        <w:rPr>
          <w:rFonts w:ascii="Times New Roman" w:eastAsia="仿宋" w:hAnsi="Times New Roman" w:cs="Times New Roman" w:hint="eastAsia"/>
          <w:color w:val="000000"/>
          <w:sz w:val="24"/>
          <w:szCs w:val="24"/>
          <w:shd w:val="clear" w:color="auto" w:fill="FAFAFA"/>
        </w:rPr>
        <w:t>A</w:t>
      </w:r>
      <w:r w:rsidRPr="00CB575A">
        <w:rPr>
          <w:rFonts w:ascii="Times New Roman" w:eastAsia="仿宋" w:hAnsi="Times New Roman" w:cs="Times New Roman"/>
          <w:color w:val="000000"/>
          <w:sz w:val="24"/>
          <w:szCs w:val="24"/>
          <w:shd w:val="clear" w:color="auto" w:fill="FAFAFA"/>
        </w:rPr>
        <w:t>pp</w:t>
      </w:r>
      <w:r w:rsidRPr="006A06DE">
        <w:rPr>
          <w:rFonts w:ascii="Calibri" w:eastAsia="仿宋" w:hAnsi="Calibri" w:cs="Calibri"/>
          <w:color w:val="000000"/>
          <w:sz w:val="24"/>
          <w:szCs w:val="24"/>
          <w:shd w:val="clear" w:color="auto" w:fill="FAFAFA"/>
        </w:rPr>
        <w:t> </w:t>
      </w:r>
      <w:r w:rsidRPr="006A06DE">
        <w:rPr>
          <w:rFonts w:ascii="仿宋" w:eastAsia="仿宋" w:hAnsi="仿宋" w:cs="Times New Roman"/>
          <w:color w:val="000000"/>
          <w:sz w:val="24"/>
          <w:szCs w:val="24"/>
          <w:shd w:val="clear" w:color="auto" w:fill="FAFAFA"/>
        </w:rPr>
        <w:t>具有重要意义。主要优势体现在，对于个人用户而言，不再拘泥于传统的人工讲解，交互方式变得更加便捷和智能化，节省了经济成本和时间成本。另一方面，对展品的宣传和推广而言也具有促进作用。</w:t>
      </w:r>
    </w:p>
    <w:p w14:paraId="69E2A6CF" w14:textId="16E43369" w:rsidR="006A06DE" w:rsidRDefault="00CB575A" w:rsidP="00D47F58">
      <w:pPr>
        <w:spacing w:line="300" w:lineRule="auto"/>
        <w:ind w:firstLineChars="200" w:firstLine="480"/>
        <w:rPr>
          <w:rFonts w:ascii="Times New Roman" w:eastAsia="仿宋" w:hAnsi="Times New Roman" w:cs="Times New Roman"/>
          <w:sz w:val="24"/>
        </w:rPr>
      </w:pPr>
      <w:r>
        <w:rPr>
          <w:rFonts w:eastAsia="仿宋" w:cs="仿宋" w:hint="eastAsia"/>
          <w:sz w:val="24"/>
        </w:rPr>
        <w:t>贯穿本文始终的是软件工程设计思想</w:t>
      </w:r>
      <w:r w:rsidR="006A06DE">
        <w:rPr>
          <w:rFonts w:eastAsia="仿宋" w:cs="仿宋" w:hint="eastAsia"/>
          <w:sz w:val="24"/>
        </w:rPr>
        <w:t>，</w:t>
      </w:r>
      <w:r w:rsidR="00C90B9A">
        <w:rPr>
          <w:rFonts w:eastAsia="仿宋" w:cs="仿宋" w:hint="eastAsia"/>
          <w:sz w:val="24"/>
        </w:rPr>
        <w:t>先</w:t>
      </w:r>
      <w:r w:rsidR="006A06DE">
        <w:rPr>
          <w:rFonts w:eastAsia="仿宋" w:cs="仿宋" w:hint="eastAsia"/>
          <w:sz w:val="24"/>
        </w:rPr>
        <w:t>从市面上</w:t>
      </w:r>
      <w:r w:rsidR="008171ED">
        <w:rPr>
          <w:rFonts w:eastAsia="仿宋" w:cs="仿宋" w:hint="eastAsia"/>
          <w:sz w:val="24"/>
        </w:rPr>
        <w:t>流行</w:t>
      </w:r>
      <w:r w:rsidR="006A06DE">
        <w:rPr>
          <w:rFonts w:eastAsia="仿宋" w:cs="仿宋" w:hint="eastAsia"/>
          <w:sz w:val="24"/>
        </w:rPr>
        <w:t>的展品介绍系统设计</w:t>
      </w:r>
      <w:r w:rsidR="008171ED">
        <w:rPr>
          <w:rFonts w:eastAsia="仿宋" w:cs="仿宋" w:hint="eastAsia"/>
          <w:sz w:val="24"/>
        </w:rPr>
        <w:t>的发展现状入手，结合</w:t>
      </w:r>
      <w:r w:rsidR="00486C2B">
        <w:rPr>
          <w:rFonts w:eastAsia="仿宋" w:cs="仿宋" w:hint="eastAsia"/>
          <w:sz w:val="24"/>
        </w:rPr>
        <w:t>其背景意义和</w:t>
      </w:r>
      <w:r w:rsidR="008171ED">
        <w:rPr>
          <w:rFonts w:eastAsia="仿宋" w:cs="仿宋" w:hint="eastAsia"/>
          <w:sz w:val="24"/>
        </w:rPr>
        <w:t>符合实际情况的需求分析来设计和完善整个系统。</w:t>
      </w:r>
      <w:r w:rsidR="00486C2B">
        <w:rPr>
          <w:rFonts w:eastAsia="仿宋" w:cs="仿宋" w:hint="eastAsia"/>
          <w:sz w:val="24"/>
        </w:rPr>
        <w:t>客户端用</w:t>
      </w:r>
      <w:r w:rsidR="00486C2B">
        <w:rPr>
          <w:rFonts w:eastAsia="仿宋" w:cs="仿宋" w:hint="eastAsia"/>
          <w:sz w:val="24"/>
        </w:rPr>
        <w:t xml:space="preserve"> </w:t>
      </w:r>
      <w:r w:rsidR="00486C2B" w:rsidRPr="00486C2B">
        <w:rPr>
          <w:rFonts w:ascii="Times New Roman" w:eastAsia="仿宋" w:hAnsi="Times New Roman" w:cs="Times New Roman"/>
          <w:sz w:val="24"/>
        </w:rPr>
        <w:t xml:space="preserve">Flutter </w:t>
      </w:r>
      <w:r w:rsidR="00486C2B">
        <w:rPr>
          <w:rFonts w:ascii="Times New Roman" w:eastAsia="仿宋" w:hAnsi="Times New Roman" w:cs="Times New Roman" w:hint="eastAsia"/>
          <w:sz w:val="24"/>
        </w:rPr>
        <w:t>框架构建跨平台</w:t>
      </w:r>
      <w:r w:rsidR="00486C2B">
        <w:rPr>
          <w:rFonts w:ascii="Times New Roman" w:eastAsia="仿宋" w:hAnsi="Times New Roman" w:cs="Times New Roman"/>
          <w:sz w:val="24"/>
        </w:rPr>
        <w:t>App</w:t>
      </w:r>
      <w:r w:rsidR="0051791D">
        <w:rPr>
          <w:rFonts w:ascii="Times New Roman" w:eastAsia="仿宋" w:hAnsi="Times New Roman" w:cs="Times New Roman" w:hint="eastAsia"/>
          <w:sz w:val="24"/>
        </w:rPr>
        <w:t>，</w:t>
      </w:r>
      <w:r w:rsidR="007D5D53">
        <w:rPr>
          <w:rFonts w:ascii="Times New Roman" w:eastAsia="仿宋" w:hAnsi="Times New Roman" w:cs="Times New Roman" w:hint="eastAsia"/>
          <w:sz w:val="24"/>
        </w:rPr>
        <w:t>服务</w:t>
      </w:r>
      <w:r w:rsidR="00486C2B">
        <w:rPr>
          <w:rFonts w:ascii="Times New Roman" w:eastAsia="仿宋" w:hAnsi="Times New Roman" w:cs="Times New Roman" w:hint="eastAsia"/>
          <w:sz w:val="24"/>
        </w:rPr>
        <w:t>端</w:t>
      </w:r>
      <w:r w:rsidR="00FD64BC">
        <w:rPr>
          <w:rFonts w:ascii="Times New Roman" w:eastAsia="仿宋" w:hAnsi="Times New Roman" w:cs="Times New Roman" w:hint="eastAsia"/>
          <w:sz w:val="24"/>
        </w:rPr>
        <w:t>业务</w:t>
      </w:r>
      <w:r w:rsidR="00486C2B">
        <w:rPr>
          <w:rFonts w:ascii="Times New Roman" w:eastAsia="仿宋" w:hAnsi="Times New Roman" w:cs="Times New Roman" w:hint="eastAsia"/>
          <w:sz w:val="24"/>
        </w:rPr>
        <w:t>采用</w:t>
      </w:r>
      <w:r w:rsidR="00486C2B">
        <w:rPr>
          <w:rFonts w:ascii="Times New Roman" w:eastAsia="仿宋" w:hAnsi="Times New Roman" w:cs="Times New Roman" w:hint="eastAsia"/>
          <w:sz w:val="24"/>
        </w:rPr>
        <w:t xml:space="preserve"> </w:t>
      </w:r>
      <w:r w:rsidR="00486C2B">
        <w:rPr>
          <w:rFonts w:ascii="Times New Roman" w:eastAsia="仿宋" w:hAnsi="Times New Roman" w:cs="Times New Roman"/>
          <w:sz w:val="24"/>
        </w:rPr>
        <w:t>G</w:t>
      </w:r>
      <w:r w:rsidR="00486C2B">
        <w:rPr>
          <w:rFonts w:ascii="Times New Roman" w:eastAsia="仿宋" w:hAnsi="Times New Roman" w:cs="Times New Roman" w:hint="eastAsia"/>
          <w:sz w:val="24"/>
        </w:rPr>
        <w:t>o</w:t>
      </w:r>
      <w:r w:rsidR="00486C2B">
        <w:rPr>
          <w:rFonts w:ascii="Times New Roman" w:eastAsia="仿宋" w:hAnsi="Times New Roman" w:cs="Times New Roman"/>
          <w:sz w:val="24"/>
        </w:rPr>
        <w:t xml:space="preserve"> </w:t>
      </w:r>
      <w:r w:rsidR="00486C2B">
        <w:rPr>
          <w:rFonts w:ascii="Times New Roman" w:eastAsia="仿宋" w:hAnsi="Times New Roman" w:cs="Times New Roman" w:hint="eastAsia"/>
          <w:sz w:val="24"/>
        </w:rPr>
        <w:t>语言开发</w:t>
      </w:r>
      <w:r w:rsidR="00D27C32">
        <w:rPr>
          <w:rFonts w:ascii="Times New Roman" w:eastAsia="仿宋" w:hAnsi="Times New Roman" w:cs="Times New Roman" w:hint="eastAsia"/>
          <w:sz w:val="24"/>
        </w:rPr>
        <w:t>并部署至</w:t>
      </w:r>
      <w:r w:rsidR="00D27C32">
        <w:rPr>
          <w:rFonts w:ascii="Times New Roman" w:eastAsia="仿宋" w:hAnsi="Times New Roman" w:cs="Times New Roman" w:hint="eastAsia"/>
          <w:sz w:val="24"/>
        </w:rPr>
        <w:t xml:space="preserve"> D</w:t>
      </w:r>
      <w:r w:rsidR="00D27C32">
        <w:rPr>
          <w:rFonts w:ascii="Times New Roman" w:eastAsia="仿宋" w:hAnsi="Times New Roman" w:cs="Times New Roman"/>
          <w:sz w:val="24"/>
        </w:rPr>
        <w:t xml:space="preserve">ocker </w:t>
      </w:r>
      <w:r w:rsidR="00D27C32">
        <w:rPr>
          <w:rFonts w:ascii="Times New Roman" w:eastAsia="仿宋" w:hAnsi="Times New Roman" w:cs="Times New Roman" w:hint="eastAsia"/>
          <w:sz w:val="24"/>
        </w:rPr>
        <w:t>容器上</w:t>
      </w:r>
      <w:r w:rsidR="0051791D">
        <w:rPr>
          <w:rFonts w:ascii="Times New Roman" w:eastAsia="仿宋" w:hAnsi="Times New Roman" w:cs="Times New Roman" w:hint="eastAsia"/>
          <w:sz w:val="24"/>
        </w:rPr>
        <w:t>，</w:t>
      </w:r>
      <w:r w:rsidR="000A1A77">
        <w:rPr>
          <w:rFonts w:ascii="Times New Roman" w:eastAsia="仿宋" w:hAnsi="Times New Roman" w:cs="Times New Roman" w:hint="eastAsia"/>
          <w:sz w:val="24"/>
        </w:rPr>
        <w:t>使</w:t>
      </w:r>
      <w:r w:rsidR="0051791D">
        <w:rPr>
          <w:rFonts w:ascii="Times New Roman" w:eastAsia="仿宋" w:hAnsi="Times New Roman" w:cs="Times New Roman" w:hint="eastAsia"/>
          <w:sz w:val="24"/>
        </w:rPr>
        <w:t>用</w:t>
      </w:r>
      <w:r w:rsidR="0051791D">
        <w:rPr>
          <w:rFonts w:ascii="Times New Roman" w:eastAsia="仿宋" w:hAnsi="Times New Roman" w:cs="Times New Roman" w:hint="eastAsia"/>
          <w:sz w:val="24"/>
        </w:rPr>
        <w:t>g</w:t>
      </w:r>
      <w:r w:rsidR="0051791D">
        <w:rPr>
          <w:rFonts w:ascii="Times New Roman" w:eastAsia="仿宋" w:hAnsi="Times New Roman" w:cs="Times New Roman"/>
          <w:sz w:val="24"/>
        </w:rPr>
        <w:t>RPC</w:t>
      </w:r>
      <w:r w:rsidR="0051791D">
        <w:rPr>
          <w:rFonts w:ascii="Times New Roman" w:eastAsia="仿宋" w:hAnsi="Times New Roman" w:cs="Times New Roman" w:hint="eastAsia"/>
          <w:sz w:val="24"/>
        </w:rPr>
        <w:t>协议交换数据</w:t>
      </w:r>
      <w:r w:rsidR="005C0455">
        <w:rPr>
          <w:rFonts w:ascii="Times New Roman" w:eastAsia="仿宋" w:hAnsi="Times New Roman" w:cs="Times New Roman" w:hint="eastAsia"/>
          <w:sz w:val="24"/>
        </w:rPr>
        <w:t>，</w:t>
      </w:r>
      <w:r w:rsidR="001F536E">
        <w:rPr>
          <w:rFonts w:ascii="Times New Roman" w:eastAsia="仿宋" w:hAnsi="Times New Roman" w:cs="Times New Roman" w:hint="eastAsia"/>
          <w:sz w:val="24"/>
        </w:rPr>
        <w:t>并用</w:t>
      </w:r>
      <w:r w:rsidR="001F536E">
        <w:rPr>
          <w:rFonts w:ascii="Times New Roman" w:eastAsia="仿宋" w:hAnsi="Times New Roman" w:cs="Times New Roman" w:hint="eastAsia"/>
          <w:sz w:val="24"/>
        </w:rPr>
        <w:t>R</w:t>
      </w:r>
      <w:r w:rsidR="001F536E">
        <w:rPr>
          <w:rFonts w:ascii="Times New Roman" w:eastAsia="仿宋" w:hAnsi="Times New Roman" w:cs="Times New Roman"/>
          <w:sz w:val="24"/>
        </w:rPr>
        <w:t>edis</w:t>
      </w:r>
      <w:r w:rsidR="001F536E">
        <w:rPr>
          <w:rFonts w:ascii="Times New Roman" w:eastAsia="仿宋" w:hAnsi="Times New Roman" w:cs="Times New Roman" w:hint="eastAsia"/>
          <w:sz w:val="24"/>
        </w:rPr>
        <w:t>为</w:t>
      </w:r>
      <w:r w:rsidR="00802215">
        <w:rPr>
          <w:rFonts w:ascii="Times New Roman" w:eastAsia="仿宋" w:hAnsi="Times New Roman" w:cs="Times New Roman" w:hint="eastAsia"/>
          <w:sz w:val="24"/>
        </w:rPr>
        <w:t>M</w:t>
      </w:r>
      <w:r w:rsidR="00802215">
        <w:rPr>
          <w:rFonts w:ascii="Times New Roman" w:eastAsia="仿宋" w:hAnsi="Times New Roman" w:cs="Times New Roman"/>
          <w:sz w:val="24"/>
        </w:rPr>
        <w:t>y</w:t>
      </w:r>
      <w:r w:rsidR="005C0455">
        <w:rPr>
          <w:rFonts w:ascii="Times New Roman" w:eastAsia="仿宋" w:hAnsi="Times New Roman" w:cs="Times New Roman"/>
          <w:sz w:val="24"/>
        </w:rPr>
        <w:t>SQL</w:t>
      </w:r>
      <w:r w:rsidR="001F536E">
        <w:rPr>
          <w:rFonts w:ascii="Times New Roman" w:eastAsia="仿宋" w:hAnsi="Times New Roman" w:cs="Times New Roman" w:hint="eastAsia"/>
          <w:sz w:val="24"/>
        </w:rPr>
        <w:t>做热点数据缓存</w:t>
      </w:r>
      <w:r w:rsidR="007D5D53">
        <w:rPr>
          <w:rFonts w:ascii="Times New Roman" w:eastAsia="仿宋" w:hAnsi="Times New Roman" w:cs="Times New Roman" w:hint="eastAsia"/>
          <w:sz w:val="24"/>
        </w:rPr>
        <w:t>。</w:t>
      </w:r>
      <w:r w:rsidR="0080135C">
        <w:rPr>
          <w:rFonts w:ascii="Times New Roman" w:eastAsia="仿宋" w:hAnsi="Times New Roman" w:cs="Times New Roman" w:hint="eastAsia"/>
          <w:sz w:val="24"/>
        </w:rPr>
        <w:t>这些服务和技术是构建整套高可用系统的重要支撑。</w:t>
      </w:r>
    </w:p>
    <w:p w14:paraId="419A2958" w14:textId="77F1C498" w:rsidR="003862C7" w:rsidRPr="003862C7" w:rsidRDefault="003862C7" w:rsidP="00D47F58">
      <w:pPr>
        <w:spacing w:line="300" w:lineRule="auto"/>
        <w:rPr>
          <w:rFonts w:ascii="仿宋" w:eastAsia="仿宋" w:hAnsi="仿宋" w:cs="Times New Roman"/>
          <w:sz w:val="24"/>
          <w:szCs w:val="24"/>
        </w:rPr>
      </w:pPr>
      <w:r w:rsidRPr="003862C7">
        <w:rPr>
          <w:rFonts w:ascii="黑体" w:eastAsia="黑体" w:hAnsi="黑体" w:cs="Times New Roman" w:hint="eastAsia"/>
          <w:sz w:val="28"/>
          <w:szCs w:val="28"/>
        </w:rPr>
        <w:t>关键词</w:t>
      </w:r>
      <w:r>
        <w:rPr>
          <w:rFonts w:ascii="黑体" w:eastAsia="黑体" w:hAnsi="黑体" w:cs="Times New Roman"/>
          <w:sz w:val="28"/>
          <w:szCs w:val="28"/>
        </w:rPr>
        <w:t xml:space="preserve">: </w:t>
      </w:r>
      <w:r w:rsidRPr="003862C7">
        <w:rPr>
          <w:rFonts w:ascii="仿宋" w:eastAsia="仿宋" w:hAnsi="仿宋" w:cs="Times New Roman" w:hint="eastAsia"/>
          <w:sz w:val="24"/>
          <w:szCs w:val="24"/>
        </w:rPr>
        <w:t>二维码</w:t>
      </w:r>
      <w:r>
        <w:rPr>
          <w:rFonts w:ascii="仿宋" w:eastAsia="仿宋" w:hAnsi="仿宋" w:cs="Times New Roman" w:hint="eastAsia"/>
          <w:sz w:val="24"/>
          <w:szCs w:val="24"/>
        </w:rPr>
        <w:t>；跨平台；</w:t>
      </w:r>
      <w:r w:rsidR="00534B05">
        <w:rPr>
          <w:rFonts w:ascii="仿宋" w:eastAsia="仿宋" w:hAnsi="仿宋" w:cs="Times New Roman" w:hint="eastAsia"/>
          <w:sz w:val="24"/>
          <w:szCs w:val="24"/>
        </w:rPr>
        <w:t>微服务</w:t>
      </w:r>
    </w:p>
    <w:p w14:paraId="20452860" w14:textId="182AA865" w:rsidR="003862C7" w:rsidRDefault="003862C7" w:rsidP="003862C7">
      <w:pPr>
        <w:spacing w:line="300" w:lineRule="auto"/>
        <w:jc w:val="left"/>
        <w:rPr>
          <w:rFonts w:ascii="Times New Roman" w:eastAsia="仿宋" w:hAnsi="Times New Roman" w:cs="Times New Roman"/>
          <w:sz w:val="24"/>
        </w:rPr>
      </w:pPr>
    </w:p>
    <w:p w14:paraId="378AE30A" w14:textId="14C40A41" w:rsidR="003862C7" w:rsidRPr="00307CE6" w:rsidRDefault="003862C7" w:rsidP="003862C7">
      <w:pPr>
        <w:spacing w:line="300" w:lineRule="auto"/>
        <w:jc w:val="center"/>
        <w:rPr>
          <w:rFonts w:ascii="Times New Roman" w:eastAsia="仿宋" w:hAnsi="Times New Roman" w:cs="Times New Roman"/>
          <w:b/>
          <w:bCs/>
          <w:sz w:val="32"/>
          <w:szCs w:val="32"/>
        </w:rPr>
      </w:pPr>
      <w:r w:rsidRPr="00307CE6">
        <w:rPr>
          <w:rFonts w:ascii="Times New Roman" w:eastAsia="仿宋" w:hAnsi="Times New Roman" w:cs="Times New Roman"/>
          <w:b/>
          <w:bCs/>
          <w:sz w:val="32"/>
          <w:szCs w:val="32"/>
        </w:rPr>
        <w:t>A Design of exhibit introduction system based on QR code</w:t>
      </w:r>
    </w:p>
    <w:p w14:paraId="3FCA0C0C" w14:textId="1C265886" w:rsidR="00D47F58" w:rsidRDefault="00D47F58" w:rsidP="003862C7">
      <w:pPr>
        <w:spacing w:line="300" w:lineRule="auto"/>
        <w:jc w:val="center"/>
        <w:rPr>
          <w:rFonts w:ascii="Times New Roman" w:eastAsia="仿宋" w:hAnsi="Times New Roman" w:cs="Times New Roman"/>
          <w:sz w:val="24"/>
          <w:szCs w:val="24"/>
        </w:rPr>
      </w:pPr>
    </w:p>
    <w:p w14:paraId="46EF879B" w14:textId="7CFE9ABD" w:rsidR="00D47F58" w:rsidRDefault="00D47F58" w:rsidP="00D47F58">
      <w:pPr>
        <w:spacing w:line="300" w:lineRule="auto"/>
        <w:jc w:val="center"/>
        <w:rPr>
          <w:rFonts w:ascii="Times New Roman" w:hAnsi="Times New Roman" w:cs="Times New Roman"/>
          <w:sz w:val="24"/>
        </w:rPr>
      </w:pPr>
      <w:r>
        <w:rPr>
          <w:rFonts w:ascii="Times New Roman" w:eastAsia="仿宋" w:hAnsi="Times New Roman" w:cs="Times New Roman" w:hint="eastAsia"/>
          <w:sz w:val="24"/>
          <w:szCs w:val="24"/>
        </w:rPr>
        <w:t>Z</w:t>
      </w:r>
      <w:r>
        <w:rPr>
          <w:rFonts w:ascii="Times New Roman" w:eastAsia="仿宋" w:hAnsi="Times New Roman" w:cs="Times New Roman"/>
          <w:sz w:val="24"/>
          <w:szCs w:val="24"/>
        </w:rPr>
        <w:t xml:space="preserve">hang Jie, </w:t>
      </w:r>
      <w:r w:rsidRPr="00D47F58">
        <w:rPr>
          <w:rFonts w:ascii="Times New Roman" w:hAnsi="Times New Roman" w:cs="Times New Roman"/>
          <w:sz w:val="24"/>
        </w:rPr>
        <w:t>School of Computer and Information</w:t>
      </w:r>
    </w:p>
    <w:p w14:paraId="4E834DB4" w14:textId="77777777" w:rsidR="00D47F58" w:rsidRPr="00D47F58" w:rsidRDefault="00D47F58" w:rsidP="00D47F58">
      <w:pPr>
        <w:spacing w:line="300" w:lineRule="auto"/>
        <w:jc w:val="center"/>
        <w:rPr>
          <w:rFonts w:ascii="Times New Roman" w:hAnsi="Times New Roman" w:cs="Times New Roman"/>
          <w:sz w:val="24"/>
        </w:rPr>
      </w:pPr>
    </w:p>
    <w:p w14:paraId="2C01E94B" w14:textId="2EBDBD7F" w:rsidR="00D47F58" w:rsidRPr="00D47F58" w:rsidRDefault="00D47F58" w:rsidP="00D47F58">
      <w:pPr>
        <w:spacing w:line="300" w:lineRule="auto"/>
        <w:rPr>
          <w:rFonts w:ascii="Times New Roman" w:eastAsia="仿宋" w:hAnsi="Times New Roman" w:cs="Times New Roman"/>
          <w:sz w:val="24"/>
          <w:szCs w:val="24"/>
        </w:rPr>
      </w:pPr>
      <w:r w:rsidRPr="00D47F58">
        <w:rPr>
          <w:rFonts w:ascii="Times New Roman" w:eastAsia="仿宋" w:hAnsi="Times New Roman" w:cs="Times New Roman"/>
          <w:b/>
          <w:bCs/>
          <w:sz w:val="28"/>
          <w:szCs w:val="28"/>
        </w:rPr>
        <w:t xml:space="preserve">Abstract: </w:t>
      </w:r>
      <w:r w:rsidRPr="00D47F58">
        <w:rPr>
          <w:rFonts w:ascii="Times New Roman" w:eastAsia="仿宋" w:hAnsi="Times New Roman" w:cs="Times New Roman"/>
          <w:sz w:val="24"/>
          <w:szCs w:val="24"/>
        </w:rPr>
        <w:t>With the popularity of museums and science and technology museums in people's lives, exhibit introduction systems are being iterated and upgraded. With the massive application of mobile internet and QR code, it is important to design an interactive app for mobile terminal by combining exhibit introduction with QR code. The main advantage is that, for individual users, they are no longer bound to the traditional manual explanation, and the interaction method becomes more convenient and intelligent, saving economic and time costs. On the other hand, it can also promote the publicity and promotion of exhibits.</w:t>
      </w:r>
    </w:p>
    <w:p w14:paraId="64EBD8BF" w14:textId="77777777" w:rsidR="00A45FD2" w:rsidRDefault="00A45FD2" w:rsidP="00A45FD2">
      <w:pPr>
        <w:spacing w:line="300" w:lineRule="auto"/>
        <w:ind w:firstLineChars="200" w:firstLine="480"/>
        <w:rPr>
          <w:rFonts w:ascii="Times New Roman" w:eastAsia="仿宋" w:hAnsi="Times New Roman" w:cs="Times New Roman"/>
          <w:sz w:val="24"/>
          <w:szCs w:val="24"/>
        </w:rPr>
      </w:pPr>
      <w:r w:rsidRPr="00A45FD2">
        <w:rPr>
          <w:rFonts w:ascii="Times New Roman" w:eastAsia="仿宋" w:hAnsi="Times New Roman" w:cs="Times New Roman"/>
          <w:sz w:val="24"/>
          <w:szCs w:val="24"/>
        </w:rPr>
        <w:t xml:space="preserve">Throughout this paper is the software engineering design ideas, first from the market popular exhibits to introduce the development of the system design status quo, combined </w:t>
      </w:r>
      <w:r w:rsidRPr="00A45FD2">
        <w:rPr>
          <w:rFonts w:ascii="Times New Roman" w:eastAsia="仿宋" w:hAnsi="Times New Roman" w:cs="Times New Roman"/>
          <w:sz w:val="24"/>
          <w:szCs w:val="24"/>
        </w:rPr>
        <w:lastRenderedPageBreak/>
        <w:t>with its background meaning and in line with the actual situation of the demand analysis to design and improve the whole system. The client uses Flutter framework to build cross-platform App. The server business is developed and deployed to Docker container using Go language, uses gRPC protocol to exchange data, and uses Redis to cache hot data for MySQL. These services and technologies are important support for building a full set of high availability systems.</w:t>
      </w:r>
    </w:p>
    <w:p w14:paraId="061ECCE6" w14:textId="0B12A25F" w:rsidR="00D47F58" w:rsidRDefault="00D47F58" w:rsidP="00407C05">
      <w:pPr>
        <w:spacing w:line="300" w:lineRule="auto"/>
        <w:rPr>
          <w:rFonts w:ascii="Times New Roman" w:eastAsia="仿宋" w:hAnsi="Times New Roman" w:cs="Times New Roman"/>
          <w:sz w:val="24"/>
          <w:szCs w:val="24"/>
        </w:rPr>
      </w:pPr>
      <w:r w:rsidRPr="00CB575A">
        <w:rPr>
          <w:rFonts w:ascii="Times New Roman" w:eastAsia="仿宋" w:hAnsi="Times New Roman" w:cs="Times New Roman" w:hint="eastAsia"/>
          <w:b/>
          <w:bCs/>
          <w:sz w:val="28"/>
          <w:szCs w:val="28"/>
        </w:rPr>
        <w:t>K</w:t>
      </w:r>
      <w:r w:rsidRPr="00CB575A">
        <w:rPr>
          <w:rFonts w:ascii="Times New Roman" w:eastAsia="仿宋" w:hAnsi="Times New Roman" w:cs="Times New Roman"/>
          <w:b/>
          <w:bCs/>
          <w:sz w:val="28"/>
          <w:szCs w:val="28"/>
        </w:rPr>
        <w:t>eywords:</w:t>
      </w:r>
      <w:r>
        <w:rPr>
          <w:rFonts w:ascii="Times New Roman" w:eastAsia="仿宋" w:hAnsi="Times New Roman" w:cs="Times New Roman"/>
          <w:sz w:val="28"/>
          <w:szCs w:val="28"/>
        </w:rPr>
        <w:t xml:space="preserve"> </w:t>
      </w:r>
      <w:r w:rsidR="00CB575A" w:rsidRPr="00CB575A">
        <w:rPr>
          <w:rFonts w:ascii="Times New Roman" w:eastAsia="仿宋" w:hAnsi="Times New Roman" w:cs="Times New Roman"/>
          <w:sz w:val="24"/>
          <w:szCs w:val="24"/>
        </w:rPr>
        <w:t>QR codes; cross-platform; container technology</w:t>
      </w:r>
    </w:p>
    <w:p w14:paraId="2E95A6D0" w14:textId="3E2D4684" w:rsidR="00CB575A" w:rsidRDefault="00CB575A" w:rsidP="00D47F58">
      <w:pPr>
        <w:spacing w:line="300" w:lineRule="auto"/>
        <w:rPr>
          <w:rFonts w:ascii="Times New Roman" w:eastAsia="仿宋" w:hAnsi="Times New Roman" w:cs="Times New Roman"/>
          <w:sz w:val="24"/>
          <w:szCs w:val="24"/>
        </w:rPr>
      </w:pPr>
    </w:p>
    <w:p w14:paraId="69F6FE55" w14:textId="4387EE8D" w:rsidR="00CB575A" w:rsidRDefault="00CB575A" w:rsidP="00D47F58">
      <w:pPr>
        <w:spacing w:line="300" w:lineRule="auto"/>
        <w:rPr>
          <w:rFonts w:ascii="Times New Roman" w:eastAsia="仿宋" w:hAnsi="Times New Roman" w:cs="Times New Roman"/>
          <w:sz w:val="24"/>
          <w:szCs w:val="24"/>
        </w:rPr>
      </w:pPr>
    </w:p>
    <w:p w14:paraId="50D771BC" w14:textId="74332351" w:rsidR="00CB575A" w:rsidRDefault="00CB575A" w:rsidP="00D47F58">
      <w:pPr>
        <w:spacing w:line="300" w:lineRule="auto"/>
        <w:rPr>
          <w:rFonts w:ascii="Times New Roman" w:eastAsia="仿宋" w:hAnsi="Times New Roman" w:cs="Times New Roman"/>
          <w:sz w:val="24"/>
          <w:szCs w:val="24"/>
        </w:rPr>
      </w:pPr>
    </w:p>
    <w:p w14:paraId="68DEDB73" w14:textId="4895C2E3" w:rsidR="00CB575A" w:rsidRDefault="00CB575A" w:rsidP="00D47F58">
      <w:pPr>
        <w:spacing w:line="300" w:lineRule="auto"/>
        <w:rPr>
          <w:rFonts w:ascii="Times New Roman" w:eastAsia="仿宋" w:hAnsi="Times New Roman" w:cs="Times New Roman"/>
          <w:sz w:val="24"/>
          <w:szCs w:val="24"/>
        </w:rPr>
      </w:pPr>
    </w:p>
    <w:p w14:paraId="34625ED3" w14:textId="3CDC8EC2" w:rsidR="00CB575A" w:rsidRDefault="00CB575A" w:rsidP="00D47F58">
      <w:pPr>
        <w:spacing w:line="300" w:lineRule="auto"/>
        <w:rPr>
          <w:rFonts w:ascii="Times New Roman" w:eastAsia="仿宋" w:hAnsi="Times New Roman" w:cs="Times New Roman"/>
          <w:sz w:val="24"/>
          <w:szCs w:val="24"/>
        </w:rPr>
      </w:pPr>
    </w:p>
    <w:p w14:paraId="745D749A" w14:textId="404F26C4" w:rsidR="00CB575A" w:rsidRDefault="00CB575A" w:rsidP="00D47F58">
      <w:pPr>
        <w:spacing w:line="300" w:lineRule="auto"/>
        <w:rPr>
          <w:rFonts w:ascii="Times New Roman" w:eastAsia="仿宋" w:hAnsi="Times New Roman" w:cs="Times New Roman"/>
          <w:sz w:val="24"/>
          <w:szCs w:val="24"/>
        </w:rPr>
      </w:pPr>
    </w:p>
    <w:p w14:paraId="378EF98E" w14:textId="030899F3" w:rsidR="00CB575A" w:rsidRDefault="00CB575A" w:rsidP="00D47F58">
      <w:pPr>
        <w:spacing w:line="300" w:lineRule="auto"/>
        <w:rPr>
          <w:rFonts w:ascii="Times New Roman" w:eastAsia="仿宋" w:hAnsi="Times New Roman" w:cs="Times New Roman"/>
          <w:sz w:val="24"/>
          <w:szCs w:val="24"/>
        </w:rPr>
      </w:pPr>
    </w:p>
    <w:p w14:paraId="7C06BF30" w14:textId="29E19252" w:rsidR="00CB575A" w:rsidRDefault="00CB575A" w:rsidP="00D47F58">
      <w:pPr>
        <w:spacing w:line="300" w:lineRule="auto"/>
        <w:rPr>
          <w:rFonts w:ascii="Times New Roman" w:eastAsia="仿宋" w:hAnsi="Times New Roman" w:cs="Times New Roman"/>
          <w:sz w:val="24"/>
          <w:szCs w:val="24"/>
        </w:rPr>
      </w:pPr>
    </w:p>
    <w:p w14:paraId="4DB72456" w14:textId="05F9DB33" w:rsidR="00CB575A" w:rsidRDefault="00CB575A" w:rsidP="00D47F58">
      <w:pPr>
        <w:spacing w:line="300" w:lineRule="auto"/>
        <w:rPr>
          <w:rFonts w:ascii="Times New Roman" w:eastAsia="仿宋" w:hAnsi="Times New Roman" w:cs="Times New Roman"/>
          <w:sz w:val="24"/>
          <w:szCs w:val="24"/>
        </w:rPr>
      </w:pPr>
    </w:p>
    <w:p w14:paraId="5D5AF2D7" w14:textId="05230E9B" w:rsidR="00CB575A" w:rsidRDefault="00CB575A" w:rsidP="00D47F58">
      <w:pPr>
        <w:spacing w:line="300" w:lineRule="auto"/>
        <w:rPr>
          <w:rFonts w:ascii="Times New Roman" w:eastAsia="仿宋" w:hAnsi="Times New Roman" w:cs="Times New Roman"/>
          <w:sz w:val="24"/>
          <w:szCs w:val="24"/>
        </w:rPr>
      </w:pPr>
    </w:p>
    <w:p w14:paraId="2CF40463" w14:textId="285906A9" w:rsidR="00CB575A" w:rsidRDefault="00CB575A" w:rsidP="00D47F58">
      <w:pPr>
        <w:spacing w:line="300" w:lineRule="auto"/>
        <w:rPr>
          <w:rFonts w:ascii="Times New Roman" w:eastAsia="仿宋" w:hAnsi="Times New Roman" w:cs="Times New Roman"/>
          <w:sz w:val="24"/>
          <w:szCs w:val="24"/>
        </w:rPr>
      </w:pPr>
    </w:p>
    <w:p w14:paraId="7A6139D0" w14:textId="7EF3D825" w:rsidR="00CB575A" w:rsidRDefault="00CB575A" w:rsidP="00D47F58">
      <w:pPr>
        <w:spacing w:line="300" w:lineRule="auto"/>
        <w:rPr>
          <w:rFonts w:ascii="Times New Roman" w:eastAsia="仿宋" w:hAnsi="Times New Roman" w:cs="Times New Roman"/>
          <w:sz w:val="24"/>
          <w:szCs w:val="24"/>
        </w:rPr>
      </w:pPr>
    </w:p>
    <w:p w14:paraId="6BB7FFBF" w14:textId="0CDB296B" w:rsidR="00CB575A" w:rsidRDefault="00CB575A" w:rsidP="00D47F58">
      <w:pPr>
        <w:spacing w:line="300" w:lineRule="auto"/>
        <w:rPr>
          <w:rFonts w:ascii="Times New Roman" w:eastAsia="仿宋" w:hAnsi="Times New Roman" w:cs="Times New Roman"/>
          <w:sz w:val="24"/>
          <w:szCs w:val="24"/>
        </w:rPr>
      </w:pPr>
    </w:p>
    <w:p w14:paraId="4ED0980E" w14:textId="3366350B" w:rsidR="00CB575A" w:rsidRDefault="00CB575A" w:rsidP="00D47F58">
      <w:pPr>
        <w:spacing w:line="300" w:lineRule="auto"/>
        <w:rPr>
          <w:rFonts w:ascii="Times New Roman" w:eastAsia="仿宋" w:hAnsi="Times New Roman" w:cs="Times New Roman"/>
          <w:sz w:val="24"/>
          <w:szCs w:val="24"/>
        </w:rPr>
      </w:pPr>
    </w:p>
    <w:p w14:paraId="730DA64F" w14:textId="6DB21131" w:rsidR="00CB575A" w:rsidRDefault="00CB575A" w:rsidP="00D47F58">
      <w:pPr>
        <w:spacing w:line="300" w:lineRule="auto"/>
        <w:rPr>
          <w:rFonts w:ascii="Times New Roman" w:eastAsia="仿宋" w:hAnsi="Times New Roman" w:cs="Times New Roman"/>
          <w:sz w:val="24"/>
          <w:szCs w:val="24"/>
        </w:rPr>
      </w:pPr>
    </w:p>
    <w:p w14:paraId="634A859A" w14:textId="3CF44813" w:rsidR="00CB575A" w:rsidRDefault="00CB575A" w:rsidP="00D47F58">
      <w:pPr>
        <w:spacing w:line="300" w:lineRule="auto"/>
        <w:rPr>
          <w:rFonts w:ascii="Times New Roman" w:eastAsia="仿宋" w:hAnsi="Times New Roman" w:cs="Times New Roman"/>
          <w:sz w:val="24"/>
          <w:szCs w:val="24"/>
        </w:rPr>
      </w:pPr>
    </w:p>
    <w:p w14:paraId="027DE6A9" w14:textId="33068822" w:rsidR="00CB575A" w:rsidRDefault="00CB575A" w:rsidP="00D47F58">
      <w:pPr>
        <w:spacing w:line="300" w:lineRule="auto"/>
        <w:rPr>
          <w:rFonts w:ascii="Times New Roman" w:eastAsia="仿宋" w:hAnsi="Times New Roman" w:cs="Times New Roman"/>
          <w:sz w:val="24"/>
          <w:szCs w:val="24"/>
        </w:rPr>
      </w:pPr>
    </w:p>
    <w:p w14:paraId="1CA156AC" w14:textId="7486D88D" w:rsidR="00CB575A" w:rsidRDefault="00CB575A" w:rsidP="00D47F58">
      <w:pPr>
        <w:spacing w:line="300" w:lineRule="auto"/>
        <w:rPr>
          <w:rFonts w:ascii="Times New Roman" w:eastAsia="仿宋" w:hAnsi="Times New Roman" w:cs="Times New Roman"/>
          <w:sz w:val="24"/>
          <w:szCs w:val="24"/>
        </w:rPr>
      </w:pPr>
    </w:p>
    <w:p w14:paraId="742E91C8" w14:textId="01001291" w:rsidR="00CB575A" w:rsidRDefault="00CB575A" w:rsidP="00D47F58">
      <w:pPr>
        <w:spacing w:line="300" w:lineRule="auto"/>
        <w:rPr>
          <w:rFonts w:ascii="Times New Roman" w:eastAsia="仿宋" w:hAnsi="Times New Roman" w:cs="Times New Roman"/>
          <w:sz w:val="24"/>
          <w:szCs w:val="24"/>
        </w:rPr>
      </w:pPr>
    </w:p>
    <w:p w14:paraId="1EF82B8E" w14:textId="6B069560" w:rsidR="00CB575A" w:rsidRDefault="00CB575A" w:rsidP="00D47F58">
      <w:pPr>
        <w:spacing w:line="300" w:lineRule="auto"/>
        <w:rPr>
          <w:rFonts w:ascii="Times New Roman" w:eastAsia="仿宋" w:hAnsi="Times New Roman" w:cs="Times New Roman"/>
          <w:sz w:val="24"/>
          <w:szCs w:val="24"/>
        </w:rPr>
      </w:pPr>
    </w:p>
    <w:p w14:paraId="769D6E7F" w14:textId="10A4EA43" w:rsidR="007F55B8" w:rsidRDefault="007F55B8" w:rsidP="00D47F58">
      <w:pPr>
        <w:spacing w:line="300" w:lineRule="auto"/>
        <w:rPr>
          <w:rFonts w:ascii="Times New Roman" w:eastAsia="仿宋" w:hAnsi="Times New Roman" w:cs="Times New Roman"/>
          <w:sz w:val="24"/>
          <w:szCs w:val="24"/>
        </w:rPr>
      </w:pPr>
    </w:p>
    <w:p w14:paraId="21BBC404" w14:textId="3B5B7F5B" w:rsidR="007F55B8" w:rsidRDefault="007F55B8" w:rsidP="00D47F58">
      <w:pPr>
        <w:spacing w:line="300" w:lineRule="auto"/>
        <w:rPr>
          <w:rFonts w:ascii="Times New Roman" w:eastAsia="仿宋" w:hAnsi="Times New Roman" w:cs="Times New Roman"/>
          <w:sz w:val="24"/>
          <w:szCs w:val="24"/>
        </w:rPr>
      </w:pPr>
    </w:p>
    <w:p w14:paraId="40319ED9" w14:textId="77777777" w:rsidR="007F55B8" w:rsidRDefault="007F55B8" w:rsidP="00D47F58">
      <w:pPr>
        <w:spacing w:line="300" w:lineRule="auto"/>
        <w:rPr>
          <w:rFonts w:ascii="Times New Roman" w:eastAsia="仿宋" w:hAnsi="Times New Roman" w:cs="Times New Roman"/>
          <w:sz w:val="24"/>
          <w:szCs w:val="24"/>
        </w:rPr>
      </w:pPr>
    </w:p>
    <w:sdt>
      <w:sdtPr>
        <w:rPr>
          <w:rFonts w:asciiTheme="minorHAnsi" w:eastAsiaTheme="minorEastAsia" w:hAnsiTheme="minorHAnsi" w:cstheme="minorBidi"/>
          <w:color w:val="auto"/>
          <w:kern w:val="2"/>
          <w:sz w:val="21"/>
          <w:szCs w:val="22"/>
          <w:lang w:val="zh-CN"/>
        </w:rPr>
        <w:id w:val="968636858"/>
        <w:docPartObj>
          <w:docPartGallery w:val="Table of Contents"/>
          <w:docPartUnique/>
        </w:docPartObj>
      </w:sdtPr>
      <w:sdtEndPr>
        <w:rPr>
          <w:b/>
          <w:bCs/>
        </w:rPr>
      </w:sdtEndPr>
      <w:sdtContent>
        <w:p w14:paraId="160664C4" w14:textId="4149F40D" w:rsidR="007F55B8" w:rsidRPr="00DC0BB6" w:rsidRDefault="007F55B8" w:rsidP="007F55B8">
          <w:pPr>
            <w:pStyle w:val="TOC"/>
            <w:jc w:val="center"/>
            <w:rPr>
              <w:rFonts w:ascii="宋体" w:eastAsia="宋体" w:hAnsi="宋体"/>
              <w:b/>
              <w:bCs/>
              <w:color w:val="000000" w:themeColor="text1"/>
            </w:rPr>
          </w:pPr>
          <w:r w:rsidRPr="00DC0BB6">
            <w:rPr>
              <w:rFonts w:ascii="宋体" w:eastAsia="宋体" w:hAnsi="宋体"/>
              <w:b/>
              <w:bCs/>
              <w:color w:val="000000" w:themeColor="text1"/>
              <w:lang w:val="zh-CN"/>
            </w:rPr>
            <w:t>目</w:t>
          </w:r>
          <w:r w:rsidRPr="00DC0BB6">
            <w:rPr>
              <w:rFonts w:ascii="宋体" w:eastAsia="宋体" w:hAnsi="宋体" w:hint="eastAsia"/>
              <w:b/>
              <w:bCs/>
              <w:color w:val="000000" w:themeColor="text1"/>
              <w:lang w:val="zh-CN"/>
            </w:rPr>
            <w:t xml:space="preserve"> </w:t>
          </w:r>
          <w:r w:rsidRPr="00DC0BB6">
            <w:rPr>
              <w:rFonts w:ascii="宋体" w:eastAsia="宋体" w:hAnsi="宋体"/>
              <w:b/>
              <w:bCs/>
              <w:color w:val="000000" w:themeColor="text1"/>
              <w:lang w:val="zh-CN"/>
            </w:rPr>
            <w:t>录</w:t>
          </w:r>
        </w:p>
        <w:p w14:paraId="784508F7" w14:textId="56DB5AD0" w:rsidR="0008257B" w:rsidRPr="0008257B" w:rsidRDefault="007F55B8" w:rsidP="0008257B">
          <w:pPr>
            <w:pStyle w:val="TOC1"/>
            <w:rPr>
              <w:ins w:id="1" w:author="张 杰" w:date="2022-04-24T22:06:00Z"/>
              <w:rFonts w:cstheme="minorBidi"/>
              <w:kern w:val="2"/>
            </w:rPr>
          </w:pPr>
          <w:r w:rsidRPr="0019161A">
            <w:fldChar w:fldCharType="begin"/>
          </w:r>
          <w:r w:rsidRPr="0008257B">
            <w:instrText xml:space="preserve"> TOC \o "1-3" \h \z \u </w:instrText>
          </w:r>
          <w:r w:rsidRPr="0019161A">
            <w:fldChar w:fldCharType="separate"/>
          </w:r>
          <w:ins w:id="2" w:author="张 杰" w:date="2022-04-24T22:06:00Z">
            <w:r w:rsidR="0008257B" w:rsidRPr="0008257B">
              <w:rPr>
                <w:rStyle w:val="a7"/>
              </w:rPr>
              <w:fldChar w:fldCharType="begin"/>
            </w:r>
            <w:r w:rsidR="0008257B" w:rsidRPr="0008257B">
              <w:rPr>
                <w:rStyle w:val="a7"/>
              </w:rPr>
              <w:instrText xml:space="preserve"> </w:instrText>
            </w:r>
            <w:r w:rsidR="0008257B" w:rsidRPr="0008257B">
              <w:instrText>HYPERLINK \l "_Toc101730421"</w:instrText>
            </w:r>
            <w:r w:rsidR="0008257B" w:rsidRPr="0008257B">
              <w:rPr>
                <w:rStyle w:val="a7"/>
              </w:rPr>
              <w:instrText xml:space="preserve"> </w:instrText>
            </w:r>
            <w:r w:rsidR="0008257B" w:rsidRPr="0008257B">
              <w:rPr>
                <w:rStyle w:val="a7"/>
                <w:rPrChange w:id="3" w:author="张 杰" w:date="2022-04-24T22:07:00Z">
                  <w:rPr>
                    <w:rStyle w:val="a7"/>
                  </w:rPr>
                </w:rPrChange>
              </w:rPr>
              <w:fldChar w:fldCharType="separate"/>
            </w:r>
            <w:r w:rsidR="0008257B" w:rsidRPr="0008257B">
              <w:rPr>
                <w:rStyle w:val="a7"/>
              </w:rPr>
              <w:t>第</w:t>
            </w:r>
            <w:r w:rsidR="0008257B" w:rsidRPr="0008257B">
              <w:rPr>
                <w:rStyle w:val="a7"/>
                <w:rPrChange w:id="4" w:author="张 杰" w:date="2022-04-24T22:07:00Z">
                  <w:rPr>
                    <w:rStyle w:val="a7"/>
                    <w:rFonts w:ascii="Times New Roman" w:hAnsi="Times New Roman"/>
                  </w:rPr>
                </w:rPrChange>
              </w:rPr>
              <w:t>1</w:t>
            </w:r>
            <w:r w:rsidR="0008257B" w:rsidRPr="006E0B0A">
              <w:rPr>
                <w:rStyle w:val="a7"/>
              </w:rPr>
              <w:t>章</w:t>
            </w:r>
            <w:r w:rsidR="0008257B" w:rsidRPr="0008257B">
              <w:rPr>
                <w:rStyle w:val="a7"/>
              </w:rPr>
              <w:t xml:space="preserve"> 引言</w:t>
            </w:r>
            <w:r w:rsidR="0008257B" w:rsidRPr="0008257B">
              <w:rPr>
                <w:webHidden/>
              </w:rPr>
              <w:tab/>
            </w:r>
            <w:r w:rsidR="0008257B" w:rsidRPr="002E7431">
              <w:rPr>
                <w:webHidden/>
              </w:rPr>
              <w:fldChar w:fldCharType="begin"/>
            </w:r>
            <w:r w:rsidR="0008257B" w:rsidRPr="0008257B">
              <w:rPr>
                <w:webHidden/>
              </w:rPr>
              <w:instrText xml:space="preserve"> PAGEREF _Toc101730421 \h </w:instrText>
            </w:r>
          </w:ins>
          <w:r w:rsidR="0008257B" w:rsidRPr="0008257B">
            <w:rPr>
              <w:webHidden/>
              <w:rPrChange w:id="5" w:author="张 杰" w:date="2022-04-24T22:07:00Z">
                <w:rPr>
                  <w:webHidden/>
                </w:rPr>
              </w:rPrChange>
            </w:rPr>
          </w:r>
          <w:r w:rsidR="0008257B" w:rsidRPr="0008257B">
            <w:rPr>
              <w:webHidden/>
              <w:rPrChange w:id="6" w:author="张 杰" w:date="2022-04-24T22:07:00Z">
                <w:rPr>
                  <w:webHidden/>
                </w:rPr>
              </w:rPrChange>
            </w:rPr>
            <w:fldChar w:fldCharType="separate"/>
          </w:r>
          <w:ins w:id="7" w:author="张 杰" w:date="2022-04-24T22:15:00Z">
            <w:r w:rsidR="00500037">
              <w:rPr>
                <w:webHidden/>
              </w:rPr>
              <w:t>1</w:t>
            </w:r>
          </w:ins>
          <w:ins w:id="8" w:author="张 杰" w:date="2022-04-24T22:06:00Z">
            <w:r w:rsidR="0008257B" w:rsidRPr="002E7431">
              <w:rPr>
                <w:webHidden/>
              </w:rPr>
              <w:fldChar w:fldCharType="end"/>
            </w:r>
            <w:r w:rsidR="0008257B" w:rsidRPr="002E7431">
              <w:rPr>
                <w:rStyle w:val="a7"/>
              </w:rPr>
              <w:fldChar w:fldCharType="end"/>
            </w:r>
          </w:ins>
        </w:p>
        <w:p w14:paraId="0B75D35C" w14:textId="4DF68B68" w:rsidR="0008257B" w:rsidRPr="0008257B" w:rsidRDefault="0008257B">
          <w:pPr>
            <w:pStyle w:val="TOC2"/>
            <w:tabs>
              <w:tab w:val="right" w:leader="dot" w:pos="8630"/>
            </w:tabs>
            <w:spacing w:line="240" w:lineRule="auto"/>
            <w:rPr>
              <w:ins w:id="9" w:author="张 杰" w:date="2022-04-24T22:06:00Z"/>
              <w:rFonts w:ascii="黑体" w:eastAsia="黑体" w:hAnsi="黑体" w:cstheme="minorBidi"/>
              <w:noProof/>
              <w:kern w:val="2"/>
              <w:sz w:val="21"/>
              <w:szCs w:val="21"/>
              <w:rPrChange w:id="10" w:author="张 杰" w:date="2022-04-24T22:07:00Z">
                <w:rPr>
                  <w:ins w:id="11" w:author="张 杰" w:date="2022-04-24T22:06:00Z"/>
                  <w:rFonts w:cstheme="minorBidi"/>
                  <w:noProof/>
                  <w:kern w:val="2"/>
                  <w:sz w:val="21"/>
                </w:rPr>
              </w:rPrChange>
            </w:rPr>
            <w:pPrChange w:id="12" w:author="张 杰" w:date="2022-04-24T22:07:00Z">
              <w:pPr>
                <w:pStyle w:val="TOC2"/>
                <w:tabs>
                  <w:tab w:val="right" w:leader="dot" w:pos="8630"/>
                </w:tabs>
              </w:pPr>
            </w:pPrChange>
          </w:pPr>
          <w:ins w:id="13" w:author="张 杰" w:date="2022-04-24T22:06:00Z">
            <w:r w:rsidRPr="0008257B">
              <w:rPr>
                <w:rStyle w:val="a7"/>
                <w:rFonts w:ascii="黑体" w:eastAsia="黑体" w:hAnsi="黑体"/>
                <w:noProof/>
                <w:sz w:val="21"/>
                <w:szCs w:val="21"/>
                <w:rPrChange w:id="14" w:author="张 杰" w:date="2022-04-24T22:07:00Z">
                  <w:rPr>
                    <w:rStyle w:val="a7"/>
                    <w:noProof/>
                  </w:rPr>
                </w:rPrChange>
              </w:rPr>
              <w:fldChar w:fldCharType="begin"/>
            </w:r>
            <w:r w:rsidRPr="0008257B">
              <w:rPr>
                <w:rStyle w:val="a7"/>
                <w:rFonts w:ascii="黑体" w:eastAsia="黑体" w:hAnsi="黑体"/>
                <w:noProof/>
                <w:sz w:val="21"/>
                <w:szCs w:val="21"/>
                <w:rPrChange w:id="15" w:author="张 杰" w:date="2022-04-24T22:07:00Z">
                  <w:rPr>
                    <w:rStyle w:val="a7"/>
                    <w:noProof/>
                  </w:rPr>
                </w:rPrChange>
              </w:rPr>
              <w:instrText xml:space="preserve"> </w:instrText>
            </w:r>
            <w:r w:rsidRPr="0008257B">
              <w:rPr>
                <w:rFonts w:ascii="黑体" w:eastAsia="黑体" w:hAnsi="黑体"/>
                <w:noProof/>
                <w:sz w:val="21"/>
                <w:szCs w:val="21"/>
                <w:rPrChange w:id="16" w:author="张 杰" w:date="2022-04-24T22:07:00Z">
                  <w:rPr>
                    <w:noProof/>
                  </w:rPr>
                </w:rPrChange>
              </w:rPr>
              <w:instrText>HYPERLINK \l "_Toc101730422"</w:instrText>
            </w:r>
            <w:r w:rsidRPr="0008257B">
              <w:rPr>
                <w:rStyle w:val="a7"/>
                <w:rFonts w:ascii="黑体" w:eastAsia="黑体" w:hAnsi="黑体"/>
                <w:noProof/>
                <w:sz w:val="21"/>
                <w:szCs w:val="21"/>
                <w:rPrChange w:id="17" w:author="张 杰" w:date="2022-04-24T22:07:00Z">
                  <w:rPr>
                    <w:rStyle w:val="a7"/>
                    <w:noProof/>
                  </w:rPr>
                </w:rPrChange>
              </w:rPr>
              <w:instrText xml:space="preserve"> </w:instrText>
            </w:r>
            <w:r w:rsidRPr="0008257B">
              <w:rPr>
                <w:rStyle w:val="a7"/>
                <w:rFonts w:ascii="黑体" w:eastAsia="黑体" w:hAnsi="黑体"/>
                <w:noProof/>
                <w:sz w:val="21"/>
                <w:szCs w:val="21"/>
                <w:rPrChange w:id="18" w:author="张 杰" w:date="2022-04-24T22:07:00Z">
                  <w:rPr>
                    <w:rStyle w:val="a7"/>
                    <w:noProof/>
                  </w:rPr>
                </w:rPrChange>
              </w:rPr>
              <w:fldChar w:fldCharType="separate"/>
            </w:r>
            <w:r w:rsidRPr="0008257B">
              <w:rPr>
                <w:rStyle w:val="a7"/>
                <w:rFonts w:ascii="黑体" w:eastAsia="黑体" w:hAnsi="黑体"/>
                <w:noProof/>
                <w:sz w:val="21"/>
                <w:szCs w:val="21"/>
                <w:rPrChange w:id="19" w:author="张 杰" w:date="2022-04-24T22:07:00Z">
                  <w:rPr>
                    <w:rStyle w:val="a7"/>
                    <w:rFonts w:ascii="Times New Roman" w:eastAsia="黑体" w:hAnsi="Times New Roman"/>
                    <w:noProof/>
                  </w:rPr>
                </w:rPrChange>
              </w:rPr>
              <w:t>1.1</w:t>
            </w:r>
            <w:r w:rsidRPr="0008257B">
              <w:rPr>
                <w:rStyle w:val="a7"/>
                <w:rFonts w:ascii="黑体" w:eastAsia="黑体" w:hAnsi="黑体"/>
                <w:noProof/>
                <w:sz w:val="21"/>
                <w:szCs w:val="21"/>
                <w:rPrChange w:id="20" w:author="张 杰" w:date="2022-04-24T22:07:00Z">
                  <w:rPr>
                    <w:rStyle w:val="a7"/>
                    <w:rFonts w:ascii="黑体" w:eastAsia="黑体" w:hAnsi="黑体"/>
                    <w:noProof/>
                  </w:rPr>
                </w:rPrChange>
              </w:rPr>
              <w:t xml:space="preserve"> 项目背景与意义</w:t>
            </w:r>
            <w:r w:rsidRPr="0008257B">
              <w:rPr>
                <w:rFonts w:ascii="黑体" w:eastAsia="黑体" w:hAnsi="黑体"/>
                <w:noProof/>
                <w:webHidden/>
                <w:sz w:val="21"/>
                <w:szCs w:val="21"/>
                <w:rPrChange w:id="21" w:author="张 杰" w:date="2022-04-24T22:07:00Z">
                  <w:rPr>
                    <w:noProof/>
                    <w:webHidden/>
                  </w:rPr>
                </w:rPrChange>
              </w:rPr>
              <w:tab/>
            </w:r>
            <w:r w:rsidRPr="0008257B">
              <w:rPr>
                <w:rFonts w:ascii="黑体" w:eastAsia="黑体" w:hAnsi="黑体"/>
                <w:noProof/>
                <w:webHidden/>
                <w:sz w:val="21"/>
                <w:szCs w:val="21"/>
                <w:rPrChange w:id="22" w:author="张 杰" w:date="2022-04-24T22:07:00Z">
                  <w:rPr>
                    <w:noProof/>
                    <w:webHidden/>
                  </w:rPr>
                </w:rPrChange>
              </w:rPr>
              <w:fldChar w:fldCharType="begin"/>
            </w:r>
            <w:r w:rsidRPr="0008257B">
              <w:rPr>
                <w:rFonts w:ascii="黑体" w:eastAsia="黑体" w:hAnsi="黑体"/>
                <w:noProof/>
                <w:webHidden/>
                <w:sz w:val="21"/>
                <w:szCs w:val="21"/>
                <w:rPrChange w:id="23" w:author="张 杰" w:date="2022-04-24T22:07:00Z">
                  <w:rPr>
                    <w:noProof/>
                    <w:webHidden/>
                  </w:rPr>
                </w:rPrChange>
              </w:rPr>
              <w:instrText xml:space="preserve"> PAGEREF _Toc101730422 \h </w:instrText>
            </w:r>
          </w:ins>
          <w:r w:rsidRPr="0008257B">
            <w:rPr>
              <w:rFonts w:ascii="黑体" w:eastAsia="黑体" w:hAnsi="黑体"/>
              <w:noProof/>
              <w:webHidden/>
              <w:sz w:val="21"/>
              <w:szCs w:val="21"/>
              <w:rPrChange w:id="24"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25" w:author="张 杰" w:date="2022-04-24T22:07:00Z">
                <w:rPr>
                  <w:noProof/>
                  <w:webHidden/>
                </w:rPr>
              </w:rPrChange>
            </w:rPr>
            <w:fldChar w:fldCharType="separate"/>
          </w:r>
          <w:ins w:id="26" w:author="张 杰" w:date="2022-04-24T22:15:00Z">
            <w:r w:rsidR="00500037">
              <w:rPr>
                <w:rFonts w:ascii="黑体" w:eastAsia="黑体" w:hAnsi="黑体"/>
                <w:noProof/>
                <w:webHidden/>
                <w:sz w:val="21"/>
                <w:szCs w:val="21"/>
              </w:rPr>
              <w:t>1</w:t>
            </w:r>
          </w:ins>
          <w:ins w:id="27" w:author="张 杰" w:date="2022-04-24T22:06:00Z">
            <w:r w:rsidRPr="0008257B">
              <w:rPr>
                <w:rFonts w:ascii="黑体" w:eastAsia="黑体" w:hAnsi="黑体"/>
                <w:noProof/>
                <w:webHidden/>
                <w:sz w:val="21"/>
                <w:szCs w:val="21"/>
                <w:rPrChange w:id="28" w:author="张 杰" w:date="2022-04-24T22:07:00Z">
                  <w:rPr>
                    <w:noProof/>
                    <w:webHidden/>
                  </w:rPr>
                </w:rPrChange>
              </w:rPr>
              <w:fldChar w:fldCharType="end"/>
            </w:r>
            <w:r w:rsidRPr="0008257B">
              <w:rPr>
                <w:rStyle w:val="a7"/>
                <w:rFonts w:ascii="黑体" w:eastAsia="黑体" w:hAnsi="黑体"/>
                <w:noProof/>
                <w:sz w:val="21"/>
                <w:szCs w:val="21"/>
                <w:rPrChange w:id="29" w:author="张 杰" w:date="2022-04-24T22:07:00Z">
                  <w:rPr>
                    <w:rStyle w:val="a7"/>
                    <w:noProof/>
                  </w:rPr>
                </w:rPrChange>
              </w:rPr>
              <w:fldChar w:fldCharType="end"/>
            </w:r>
          </w:ins>
        </w:p>
        <w:p w14:paraId="423A2BFD" w14:textId="1DE5B2C5" w:rsidR="0008257B" w:rsidRPr="0008257B" w:rsidRDefault="0008257B">
          <w:pPr>
            <w:pStyle w:val="TOC2"/>
            <w:tabs>
              <w:tab w:val="right" w:leader="dot" w:pos="8630"/>
            </w:tabs>
            <w:spacing w:line="240" w:lineRule="auto"/>
            <w:rPr>
              <w:ins w:id="30" w:author="张 杰" w:date="2022-04-24T22:06:00Z"/>
              <w:rFonts w:ascii="黑体" w:eastAsia="黑体" w:hAnsi="黑体" w:cstheme="minorBidi"/>
              <w:noProof/>
              <w:kern w:val="2"/>
              <w:sz w:val="21"/>
              <w:szCs w:val="21"/>
              <w:rPrChange w:id="31" w:author="张 杰" w:date="2022-04-24T22:07:00Z">
                <w:rPr>
                  <w:ins w:id="32" w:author="张 杰" w:date="2022-04-24T22:06:00Z"/>
                  <w:rFonts w:cstheme="minorBidi"/>
                  <w:noProof/>
                  <w:kern w:val="2"/>
                  <w:sz w:val="21"/>
                </w:rPr>
              </w:rPrChange>
            </w:rPr>
            <w:pPrChange w:id="33" w:author="张 杰" w:date="2022-04-24T22:07:00Z">
              <w:pPr>
                <w:pStyle w:val="TOC2"/>
                <w:tabs>
                  <w:tab w:val="right" w:leader="dot" w:pos="8630"/>
                </w:tabs>
              </w:pPr>
            </w:pPrChange>
          </w:pPr>
          <w:ins w:id="34" w:author="张 杰" w:date="2022-04-24T22:06:00Z">
            <w:r w:rsidRPr="0008257B">
              <w:rPr>
                <w:rStyle w:val="a7"/>
                <w:rFonts w:ascii="黑体" w:eastAsia="黑体" w:hAnsi="黑体"/>
                <w:noProof/>
                <w:sz w:val="21"/>
                <w:szCs w:val="21"/>
                <w:rPrChange w:id="35" w:author="张 杰" w:date="2022-04-24T22:07:00Z">
                  <w:rPr>
                    <w:rStyle w:val="a7"/>
                    <w:noProof/>
                  </w:rPr>
                </w:rPrChange>
              </w:rPr>
              <w:fldChar w:fldCharType="begin"/>
            </w:r>
            <w:r w:rsidRPr="0008257B">
              <w:rPr>
                <w:rStyle w:val="a7"/>
                <w:rFonts w:ascii="黑体" w:eastAsia="黑体" w:hAnsi="黑体"/>
                <w:noProof/>
                <w:sz w:val="21"/>
                <w:szCs w:val="21"/>
                <w:rPrChange w:id="36" w:author="张 杰" w:date="2022-04-24T22:07:00Z">
                  <w:rPr>
                    <w:rStyle w:val="a7"/>
                    <w:noProof/>
                  </w:rPr>
                </w:rPrChange>
              </w:rPr>
              <w:instrText xml:space="preserve"> </w:instrText>
            </w:r>
            <w:r w:rsidRPr="0008257B">
              <w:rPr>
                <w:rFonts w:ascii="黑体" w:eastAsia="黑体" w:hAnsi="黑体"/>
                <w:noProof/>
                <w:sz w:val="21"/>
                <w:szCs w:val="21"/>
                <w:rPrChange w:id="37" w:author="张 杰" w:date="2022-04-24T22:07:00Z">
                  <w:rPr>
                    <w:noProof/>
                  </w:rPr>
                </w:rPrChange>
              </w:rPr>
              <w:instrText>HYPERLINK \l "_Toc101730423"</w:instrText>
            </w:r>
            <w:r w:rsidRPr="0008257B">
              <w:rPr>
                <w:rStyle w:val="a7"/>
                <w:rFonts w:ascii="黑体" w:eastAsia="黑体" w:hAnsi="黑体"/>
                <w:noProof/>
                <w:sz w:val="21"/>
                <w:szCs w:val="21"/>
                <w:rPrChange w:id="38" w:author="张 杰" w:date="2022-04-24T22:07:00Z">
                  <w:rPr>
                    <w:rStyle w:val="a7"/>
                    <w:noProof/>
                  </w:rPr>
                </w:rPrChange>
              </w:rPr>
              <w:instrText xml:space="preserve"> </w:instrText>
            </w:r>
            <w:r w:rsidRPr="0008257B">
              <w:rPr>
                <w:rStyle w:val="a7"/>
                <w:rFonts w:ascii="黑体" w:eastAsia="黑体" w:hAnsi="黑体"/>
                <w:noProof/>
                <w:sz w:val="21"/>
                <w:szCs w:val="21"/>
                <w:rPrChange w:id="39" w:author="张 杰" w:date="2022-04-24T22:07:00Z">
                  <w:rPr>
                    <w:rStyle w:val="a7"/>
                    <w:noProof/>
                  </w:rPr>
                </w:rPrChange>
              </w:rPr>
              <w:fldChar w:fldCharType="separate"/>
            </w:r>
            <w:r w:rsidRPr="0008257B">
              <w:rPr>
                <w:rStyle w:val="a7"/>
                <w:rFonts w:ascii="黑体" w:eastAsia="黑体" w:hAnsi="黑体"/>
                <w:noProof/>
                <w:sz w:val="21"/>
                <w:szCs w:val="21"/>
                <w:rPrChange w:id="40" w:author="张 杰" w:date="2022-04-24T22:07:00Z">
                  <w:rPr>
                    <w:rStyle w:val="a7"/>
                    <w:rFonts w:ascii="Times New Roman" w:eastAsia="黑体" w:hAnsi="Times New Roman"/>
                    <w:noProof/>
                  </w:rPr>
                </w:rPrChange>
              </w:rPr>
              <w:t>1.2</w:t>
            </w:r>
            <w:r w:rsidRPr="0008257B">
              <w:rPr>
                <w:rStyle w:val="a7"/>
                <w:rFonts w:ascii="黑体" w:eastAsia="黑体" w:hAnsi="黑体"/>
                <w:noProof/>
                <w:sz w:val="21"/>
                <w:szCs w:val="21"/>
                <w:rPrChange w:id="41" w:author="张 杰" w:date="2022-04-24T22:07:00Z">
                  <w:rPr>
                    <w:rStyle w:val="a7"/>
                    <w:rFonts w:ascii="黑体" w:eastAsia="黑体" w:hAnsi="黑体"/>
                    <w:noProof/>
                  </w:rPr>
                </w:rPrChange>
              </w:rPr>
              <w:t xml:space="preserve"> 研究现状</w:t>
            </w:r>
            <w:r w:rsidRPr="0008257B">
              <w:rPr>
                <w:rFonts w:ascii="黑体" w:eastAsia="黑体" w:hAnsi="黑体"/>
                <w:noProof/>
                <w:webHidden/>
                <w:sz w:val="21"/>
                <w:szCs w:val="21"/>
                <w:rPrChange w:id="42" w:author="张 杰" w:date="2022-04-24T22:07:00Z">
                  <w:rPr>
                    <w:noProof/>
                    <w:webHidden/>
                  </w:rPr>
                </w:rPrChange>
              </w:rPr>
              <w:tab/>
            </w:r>
            <w:r w:rsidRPr="0008257B">
              <w:rPr>
                <w:rFonts w:ascii="黑体" w:eastAsia="黑体" w:hAnsi="黑体"/>
                <w:noProof/>
                <w:webHidden/>
                <w:sz w:val="21"/>
                <w:szCs w:val="21"/>
                <w:rPrChange w:id="43" w:author="张 杰" w:date="2022-04-24T22:07:00Z">
                  <w:rPr>
                    <w:noProof/>
                    <w:webHidden/>
                  </w:rPr>
                </w:rPrChange>
              </w:rPr>
              <w:fldChar w:fldCharType="begin"/>
            </w:r>
            <w:r w:rsidRPr="0008257B">
              <w:rPr>
                <w:rFonts w:ascii="黑体" w:eastAsia="黑体" w:hAnsi="黑体"/>
                <w:noProof/>
                <w:webHidden/>
                <w:sz w:val="21"/>
                <w:szCs w:val="21"/>
                <w:rPrChange w:id="44" w:author="张 杰" w:date="2022-04-24T22:07:00Z">
                  <w:rPr>
                    <w:noProof/>
                    <w:webHidden/>
                  </w:rPr>
                </w:rPrChange>
              </w:rPr>
              <w:instrText xml:space="preserve"> PAGEREF _Toc101730423 \h </w:instrText>
            </w:r>
          </w:ins>
          <w:r w:rsidRPr="0008257B">
            <w:rPr>
              <w:rFonts w:ascii="黑体" w:eastAsia="黑体" w:hAnsi="黑体"/>
              <w:noProof/>
              <w:webHidden/>
              <w:sz w:val="21"/>
              <w:szCs w:val="21"/>
              <w:rPrChange w:id="45"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46" w:author="张 杰" w:date="2022-04-24T22:07:00Z">
                <w:rPr>
                  <w:noProof/>
                  <w:webHidden/>
                </w:rPr>
              </w:rPrChange>
            </w:rPr>
            <w:fldChar w:fldCharType="separate"/>
          </w:r>
          <w:ins w:id="47" w:author="张 杰" w:date="2022-04-24T22:15:00Z">
            <w:r w:rsidR="00500037">
              <w:rPr>
                <w:rFonts w:ascii="黑体" w:eastAsia="黑体" w:hAnsi="黑体"/>
                <w:noProof/>
                <w:webHidden/>
                <w:sz w:val="21"/>
                <w:szCs w:val="21"/>
              </w:rPr>
              <w:t>1</w:t>
            </w:r>
          </w:ins>
          <w:ins w:id="48" w:author="张 杰" w:date="2022-04-24T22:06:00Z">
            <w:r w:rsidRPr="0008257B">
              <w:rPr>
                <w:rFonts w:ascii="黑体" w:eastAsia="黑体" w:hAnsi="黑体"/>
                <w:noProof/>
                <w:webHidden/>
                <w:sz w:val="21"/>
                <w:szCs w:val="21"/>
                <w:rPrChange w:id="49" w:author="张 杰" w:date="2022-04-24T22:07:00Z">
                  <w:rPr>
                    <w:noProof/>
                    <w:webHidden/>
                  </w:rPr>
                </w:rPrChange>
              </w:rPr>
              <w:fldChar w:fldCharType="end"/>
            </w:r>
            <w:r w:rsidRPr="0008257B">
              <w:rPr>
                <w:rStyle w:val="a7"/>
                <w:rFonts w:ascii="黑体" w:eastAsia="黑体" w:hAnsi="黑体"/>
                <w:noProof/>
                <w:sz w:val="21"/>
                <w:szCs w:val="21"/>
                <w:rPrChange w:id="50" w:author="张 杰" w:date="2022-04-24T22:07:00Z">
                  <w:rPr>
                    <w:rStyle w:val="a7"/>
                    <w:noProof/>
                  </w:rPr>
                </w:rPrChange>
              </w:rPr>
              <w:fldChar w:fldCharType="end"/>
            </w:r>
          </w:ins>
        </w:p>
        <w:p w14:paraId="4CB67242" w14:textId="1E2A1A4B" w:rsidR="0008257B" w:rsidRPr="0008257B" w:rsidRDefault="0008257B">
          <w:pPr>
            <w:pStyle w:val="TOC2"/>
            <w:tabs>
              <w:tab w:val="right" w:leader="dot" w:pos="8630"/>
            </w:tabs>
            <w:spacing w:line="240" w:lineRule="auto"/>
            <w:rPr>
              <w:ins w:id="51" w:author="张 杰" w:date="2022-04-24T22:06:00Z"/>
              <w:rFonts w:ascii="黑体" w:eastAsia="黑体" w:hAnsi="黑体" w:cstheme="minorBidi"/>
              <w:noProof/>
              <w:kern w:val="2"/>
              <w:sz w:val="21"/>
              <w:szCs w:val="21"/>
              <w:rPrChange w:id="52" w:author="张 杰" w:date="2022-04-24T22:07:00Z">
                <w:rPr>
                  <w:ins w:id="53" w:author="张 杰" w:date="2022-04-24T22:06:00Z"/>
                  <w:rFonts w:cstheme="minorBidi"/>
                  <w:noProof/>
                  <w:kern w:val="2"/>
                  <w:sz w:val="21"/>
                </w:rPr>
              </w:rPrChange>
            </w:rPr>
            <w:pPrChange w:id="54" w:author="张 杰" w:date="2022-04-24T22:07:00Z">
              <w:pPr>
                <w:pStyle w:val="TOC2"/>
                <w:tabs>
                  <w:tab w:val="right" w:leader="dot" w:pos="8630"/>
                </w:tabs>
              </w:pPr>
            </w:pPrChange>
          </w:pPr>
          <w:ins w:id="55" w:author="张 杰" w:date="2022-04-24T22:06:00Z">
            <w:r w:rsidRPr="0008257B">
              <w:rPr>
                <w:rStyle w:val="a7"/>
                <w:rFonts w:ascii="黑体" w:eastAsia="黑体" w:hAnsi="黑体"/>
                <w:noProof/>
                <w:sz w:val="21"/>
                <w:szCs w:val="21"/>
                <w:rPrChange w:id="56" w:author="张 杰" w:date="2022-04-24T22:07:00Z">
                  <w:rPr>
                    <w:rStyle w:val="a7"/>
                    <w:noProof/>
                  </w:rPr>
                </w:rPrChange>
              </w:rPr>
              <w:fldChar w:fldCharType="begin"/>
            </w:r>
            <w:r w:rsidRPr="0008257B">
              <w:rPr>
                <w:rStyle w:val="a7"/>
                <w:rFonts w:ascii="黑体" w:eastAsia="黑体" w:hAnsi="黑体"/>
                <w:noProof/>
                <w:sz w:val="21"/>
                <w:szCs w:val="21"/>
                <w:rPrChange w:id="57" w:author="张 杰" w:date="2022-04-24T22:07:00Z">
                  <w:rPr>
                    <w:rStyle w:val="a7"/>
                    <w:noProof/>
                  </w:rPr>
                </w:rPrChange>
              </w:rPr>
              <w:instrText xml:space="preserve"> </w:instrText>
            </w:r>
            <w:r w:rsidRPr="0008257B">
              <w:rPr>
                <w:rFonts w:ascii="黑体" w:eastAsia="黑体" w:hAnsi="黑体"/>
                <w:noProof/>
                <w:sz w:val="21"/>
                <w:szCs w:val="21"/>
                <w:rPrChange w:id="58" w:author="张 杰" w:date="2022-04-24T22:07:00Z">
                  <w:rPr>
                    <w:noProof/>
                  </w:rPr>
                </w:rPrChange>
              </w:rPr>
              <w:instrText>HYPERLINK \l "_Toc101730424"</w:instrText>
            </w:r>
            <w:r w:rsidRPr="0008257B">
              <w:rPr>
                <w:rStyle w:val="a7"/>
                <w:rFonts w:ascii="黑体" w:eastAsia="黑体" w:hAnsi="黑体"/>
                <w:noProof/>
                <w:sz w:val="21"/>
                <w:szCs w:val="21"/>
                <w:rPrChange w:id="59" w:author="张 杰" w:date="2022-04-24T22:07:00Z">
                  <w:rPr>
                    <w:rStyle w:val="a7"/>
                    <w:noProof/>
                  </w:rPr>
                </w:rPrChange>
              </w:rPr>
              <w:instrText xml:space="preserve"> </w:instrText>
            </w:r>
            <w:r w:rsidRPr="0008257B">
              <w:rPr>
                <w:rStyle w:val="a7"/>
                <w:rFonts w:ascii="黑体" w:eastAsia="黑体" w:hAnsi="黑体"/>
                <w:noProof/>
                <w:sz w:val="21"/>
                <w:szCs w:val="21"/>
                <w:rPrChange w:id="60" w:author="张 杰" w:date="2022-04-24T22:07:00Z">
                  <w:rPr>
                    <w:rStyle w:val="a7"/>
                    <w:noProof/>
                  </w:rPr>
                </w:rPrChange>
              </w:rPr>
              <w:fldChar w:fldCharType="separate"/>
            </w:r>
            <w:r w:rsidRPr="0008257B">
              <w:rPr>
                <w:rStyle w:val="a7"/>
                <w:rFonts w:ascii="黑体" w:eastAsia="黑体" w:hAnsi="黑体"/>
                <w:noProof/>
                <w:sz w:val="21"/>
                <w:szCs w:val="21"/>
                <w:rPrChange w:id="61" w:author="张 杰" w:date="2022-04-24T22:07:00Z">
                  <w:rPr>
                    <w:rStyle w:val="a7"/>
                    <w:rFonts w:ascii="Times New Roman" w:eastAsia="黑体" w:hAnsi="Times New Roman"/>
                    <w:noProof/>
                  </w:rPr>
                </w:rPrChange>
              </w:rPr>
              <w:t>1.3</w:t>
            </w:r>
            <w:r w:rsidRPr="0008257B">
              <w:rPr>
                <w:rStyle w:val="a7"/>
                <w:rFonts w:ascii="黑体" w:eastAsia="黑体" w:hAnsi="黑体"/>
                <w:noProof/>
                <w:sz w:val="21"/>
                <w:szCs w:val="21"/>
                <w:rPrChange w:id="62" w:author="张 杰" w:date="2022-04-24T22:07:00Z">
                  <w:rPr>
                    <w:rStyle w:val="a7"/>
                    <w:rFonts w:ascii="黑体" w:eastAsia="黑体" w:hAnsi="黑体"/>
                    <w:noProof/>
                  </w:rPr>
                </w:rPrChange>
              </w:rPr>
              <w:t xml:space="preserve"> 研究内容</w:t>
            </w:r>
            <w:r w:rsidRPr="0008257B">
              <w:rPr>
                <w:rFonts w:ascii="黑体" w:eastAsia="黑体" w:hAnsi="黑体"/>
                <w:noProof/>
                <w:webHidden/>
                <w:sz w:val="21"/>
                <w:szCs w:val="21"/>
                <w:rPrChange w:id="63" w:author="张 杰" w:date="2022-04-24T22:07:00Z">
                  <w:rPr>
                    <w:noProof/>
                    <w:webHidden/>
                  </w:rPr>
                </w:rPrChange>
              </w:rPr>
              <w:tab/>
            </w:r>
            <w:r w:rsidRPr="0008257B">
              <w:rPr>
                <w:rFonts w:ascii="黑体" w:eastAsia="黑体" w:hAnsi="黑体"/>
                <w:noProof/>
                <w:webHidden/>
                <w:sz w:val="21"/>
                <w:szCs w:val="21"/>
                <w:rPrChange w:id="64" w:author="张 杰" w:date="2022-04-24T22:07:00Z">
                  <w:rPr>
                    <w:noProof/>
                    <w:webHidden/>
                  </w:rPr>
                </w:rPrChange>
              </w:rPr>
              <w:fldChar w:fldCharType="begin"/>
            </w:r>
            <w:r w:rsidRPr="0008257B">
              <w:rPr>
                <w:rFonts w:ascii="黑体" w:eastAsia="黑体" w:hAnsi="黑体"/>
                <w:noProof/>
                <w:webHidden/>
                <w:sz w:val="21"/>
                <w:szCs w:val="21"/>
                <w:rPrChange w:id="65" w:author="张 杰" w:date="2022-04-24T22:07:00Z">
                  <w:rPr>
                    <w:noProof/>
                    <w:webHidden/>
                  </w:rPr>
                </w:rPrChange>
              </w:rPr>
              <w:instrText xml:space="preserve"> PAGEREF _Toc101730424 \h </w:instrText>
            </w:r>
          </w:ins>
          <w:r w:rsidRPr="0008257B">
            <w:rPr>
              <w:rFonts w:ascii="黑体" w:eastAsia="黑体" w:hAnsi="黑体"/>
              <w:noProof/>
              <w:webHidden/>
              <w:sz w:val="21"/>
              <w:szCs w:val="21"/>
              <w:rPrChange w:id="66"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67" w:author="张 杰" w:date="2022-04-24T22:07:00Z">
                <w:rPr>
                  <w:noProof/>
                  <w:webHidden/>
                </w:rPr>
              </w:rPrChange>
            </w:rPr>
            <w:fldChar w:fldCharType="separate"/>
          </w:r>
          <w:ins w:id="68" w:author="张 杰" w:date="2022-04-24T22:15:00Z">
            <w:r w:rsidR="00500037">
              <w:rPr>
                <w:rFonts w:ascii="黑体" w:eastAsia="黑体" w:hAnsi="黑体"/>
                <w:noProof/>
                <w:webHidden/>
                <w:sz w:val="21"/>
                <w:szCs w:val="21"/>
              </w:rPr>
              <w:t>3</w:t>
            </w:r>
          </w:ins>
          <w:ins w:id="69" w:author="张 杰" w:date="2022-04-24T22:06:00Z">
            <w:r w:rsidRPr="0008257B">
              <w:rPr>
                <w:rFonts w:ascii="黑体" w:eastAsia="黑体" w:hAnsi="黑体"/>
                <w:noProof/>
                <w:webHidden/>
                <w:sz w:val="21"/>
                <w:szCs w:val="21"/>
                <w:rPrChange w:id="70" w:author="张 杰" w:date="2022-04-24T22:07:00Z">
                  <w:rPr>
                    <w:noProof/>
                    <w:webHidden/>
                  </w:rPr>
                </w:rPrChange>
              </w:rPr>
              <w:fldChar w:fldCharType="end"/>
            </w:r>
            <w:r w:rsidRPr="0008257B">
              <w:rPr>
                <w:rStyle w:val="a7"/>
                <w:rFonts w:ascii="黑体" w:eastAsia="黑体" w:hAnsi="黑体"/>
                <w:noProof/>
                <w:sz w:val="21"/>
                <w:szCs w:val="21"/>
                <w:rPrChange w:id="71" w:author="张 杰" w:date="2022-04-24T22:07:00Z">
                  <w:rPr>
                    <w:rStyle w:val="a7"/>
                    <w:noProof/>
                  </w:rPr>
                </w:rPrChange>
              </w:rPr>
              <w:fldChar w:fldCharType="end"/>
            </w:r>
          </w:ins>
        </w:p>
        <w:p w14:paraId="0E4A36A8" w14:textId="2D8124F0" w:rsidR="0008257B" w:rsidRPr="0008257B" w:rsidRDefault="0008257B" w:rsidP="006E0B0A">
          <w:pPr>
            <w:pStyle w:val="TOC1"/>
            <w:rPr>
              <w:ins w:id="72" w:author="张 杰" w:date="2022-04-24T22:06:00Z"/>
              <w:rFonts w:cstheme="minorBidi"/>
              <w:kern w:val="2"/>
            </w:rPr>
          </w:pPr>
          <w:ins w:id="73" w:author="张 杰" w:date="2022-04-24T22:06:00Z">
            <w:r w:rsidRPr="0008257B">
              <w:rPr>
                <w:rStyle w:val="a7"/>
              </w:rPr>
              <w:fldChar w:fldCharType="begin"/>
            </w:r>
            <w:r w:rsidRPr="0008257B">
              <w:rPr>
                <w:rStyle w:val="a7"/>
              </w:rPr>
              <w:instrText xml:space="preserve"> </w:instrText>
            </w:r>
            <w:r w:rsidRPr="0008257B">
              <w:instrText>HYPERLINK \l "_Toc101730425"</w:instrText>
            </w:r>
            <w:r w:rsidRPr="0008257B">
              <w:rPr>
                <w:rStyle w:val="a7"/>
              </w:rPr>
              <w:instrText xml:space="preserve"> </w:instrText>
            </w:r>
            <w:r w:rsidRPr="0008257B">
              <w:rPr>
                <w:rStyle w:val="a7"/>
                <w:rPrChange w:id="74" w:author="张 杰" w:date="2022-04-24T22:07:00Z">
                  <w:rPr>
                    <w:rStyle w:val="a7"/>
                  </w:rPr>
                </w:rPrChange>
              </w:rPr>
              <w:fldChar w:fldCharType="separate"/>
            </w:r>
            <w:r w:rsidRPr="0008257B">
              <w:rPr>
                <w:rStyle w:val="a7"/>
              </w:rPr>
              <w:t>第</w:t>
            </w:r>
            <w:r w:rsidRPr="0008257B">
              <w:rPr>
                <w:rStyle w:val="a7"/>
                <w:rPrChange w:id="75" w:author="张 杰" w:date="2022-04-24T22:07:00Z">
                  <w:rPr>
                    <w:rStyle w:val="a7"/>
                    <w:rFonts w:ascii="Times New Roman" w:hAnsi="Times New Roman"/>
                  </w:rPr>
                </w:rPrChange>
              </w:rPr>
              <w:t>2</w:t>
            </w:r>
            <w:r w:rsidRPr="0008257B">
              <w:rPr>
                <w:rStyle w:val="a7"/>
              </w:rPr>
              <w:t>章 相关技术简介</w:t>
            </w:r>
            <w:r w:rsidRPr="0008257B">
              <w:rPr>
                <w:webHidden/>
              </w:rPr>
              <w:tab/>
            </w:r>
            <w:r w:rsidRPr="002E7431">
              <w:rPr>
                <w:webHidden/>
              </w:rPr>
              <w:fldChar w:fldCharType="begin"/>
            </w:r>
            <w:r w:rsidRPr="0008257B">
              <w:rPr>
                <w:webHidden/>
              </w:rPr>
              <w:instrText xml:space="preserve"> PAGEREF _Toc101730425 \h </w:instrText>
            </w:r>
          </w:ins>
          <w:r w:rsidRPr="0008257B">
            <w:rPr>
              <w:webHidden/>
              <w:rPrChange w:id="76" w:author="张 杰" w:date="2022-04-24T22:07:00Z">
                <w:rPr>
                  <w:webHidden/>
                </w:rPr>
              </w:rPrChange>
            </w:rPr>
          </w:r>
          <w:r w:rsidRPr="0008257B">
            <w:rPr>
              <w:webHidden/>
              <w:rPrChange w:id="77" w:author="张 杰" w:date="2022-04-24T22:07:00Z">
                <w:rPr>
                  <w:webHidden/>
                </w:rPr>
              </w:rPrChange>
            </w:rPr>
            <w:fldChar w:fldCharType="separate"/>
          </w:r>
          <w:ins w:id="78" w:author="张 杰" w:date="2022-04-24T22:15:00Z">
            <w:r w:rsidR="00500037">
              <w:rPr>
                <w:webHidden/>
              </w:rPr>
              <w:t>4</w:t>
            </w:r>
          </w:ins>
          <w:ins w:id="79" w:author="张 杰" w:date="2022-04-24T22:06:00Z">
            <w:r w:rsidRPr="002E7431">
              <w:rPr>
                <w:webHidden/>
              </w:rPr>
              <w:fldChar w:fldCharType="end"/>
            </w:r>
            <w:r w:rsidRPr="002E7431">
              <w:rPr>
                <w:rStyle w:val="a7"/>
              </w:rPr>
              <w:fldChar w:fldCharType="end"/>
            </w:r>
          </w:ins>
        </w:p>
        <w:p w14:paraId="501F74FE" w14:textId="25A7134C" w:rsidR="0008257B" w:rsidRPr="0008257B" w:rsidRDefault="0008257B">
          <w:pPr>
            <w:pStyle w:val="TOC2"/>
            <w:tabs>
              <w:tab w:val="right" w:leader="dot" w:pos="8630"/>
            </w:tabs>
            <w:spacing w:line="240" w:lineRule="auto"/>
            <w:rPr>
              <w:ins w:id="80" w:author="张 杰" w:date="2022-04-24T22:06:00Z"/>
              <w:rFonts w:ascii="黑体" w:eastAsia="黑体" w:hAnsi="黑体" w:cstheme="minorBidi"/>
              <w:noProof/>
              <w:kern w:val="2"/>
              <w:sz w:val="21"/>
              <w:szCs w:val="21"/>
              <w:rPrChange w:id="81" w:author="张 杰" w:date="2022-04-24T22:07:00Z">
                <w:rPr>
                  <w:ins w:id="82" w:author="张 杰" w:date="2022-04-24T22:06:00Z"/>
                  <w:rFonts w:cstheme="minorBidi"/>
                  <w:noProof/>
                  <w:kern w:val="2"/>
                  <w:sz w:val="21"/>
                </w:rPr>
              </w:rPrChange>
            </w:rPr>
            <w:pPrChange w:id="83" w:author="张 杰" w:date="2022-04-24T22:07:00Z">
              <w:pPr>
                <w:pStyle w:val="TOC2"/>
                <w:tabs>
                  <w:tab w:val="right" w:leader="dot" w:pos="8630"/>
                </w:tabs>
              </w:pPr>
            </w:pPrChange>
          </w:pPr>
          <w:ins w:id="84" w:author="张 杰" w:date="2022-04-24T22:06:00Z">
            <w:r w:rsidRPr="0008257B">
              <w:rPr>
                <w:rStyle w:val="a7"/>
                <w:rFonts w:ascii="黑体" w:eastAsia="黑体" w:hAnsi="黑体"/>
                <w:noProof/>
                <w:sz w:val="21"/>
                <w:szCs w:val="21"/>
                <w:rPrChange w:id="85" w:author="张 杰" w:date="2022-04-24T22:07:00Z">
                  <w:rPr>
                    <w:rStyle w:val="a7"/>
                    <w:noProof/>
                  </w:rPr>
                </w:rPrChange>
              </w:rPr>
              <w:fldChar w:fldCharType="begin"/>
            </w:r>
            <w:r w:rsidRPr="0008257B">
              <w:rPr>
                <w:rStyle w:val="a7"/>
                <w:rFonts w:ascii="黑体" w:eastAsia="黑体" w:hAnsi="黑体"/>
                <w:noProof/>
                <w:sz w:val="21"/>
                <w:szCs w:val="21"/>
                <w:rPrChange w:id="86" w:author="张 杰" w:date="2022-04-24T22:07:00Z">
                  <w:rPr>
                    <w:rStyle w:val="a7"/>
                    <w:noProof/>
                  </w:rPr>
                </w:rPrChange>
              </w:rPr>
              <w:instrText xml:space="preserve"> </w:instrText>
            </w:r>
            <w:r w:rsidRPr="0008257B">
              <w:rPr>
                <w:rFonts w:ascii="黑体" w:eastAsia="黑体" w:hAnsi="黑体"/>
                <w:noProof/>
                <w:sz w:val="21"/>
                <w:szCs w:val="21"/>
                <w:rPrChange w:id="87" w:author="张 杰" w:date="2022-04-24T22:07:00Z">
                  <w:rPr>
                    <w:noProof/>
                  </w:rPr>
                </w:rPrChange>
              </w:rPr>
              <w:instrText>HYPERLINK \l "_Toc101730426"</w:instrText>
            </w:r>
            <w:r w:rsidRPr="0008257B">
              <w:rPr>
                <w:rStyle w:val="a7"/>
                <w:rFonts w:ascii="黑体" w:eastAsia="黑体" w:hAnsi="黑体"/>
                <w:noProof/>
                <w:sz w:val="21"/>
                <w:szCs w:val="21"/>
                <w:rPrChange w:id="88" w:author="张 杰" w:date="2022-04-24T22:07:00Z">
                  <w:rPr>
                    <w:rStyle w:val="a7"/>
                    <w:noProof/>
                  </w:rPr>
                </w:rPrChange>
              </w:rPr>
              <w:instrText xml:space="preserve"> </w:instrText>
            </w:r>
            <w:r w:rsidRPr="0008257B">
              <w:rPr>
                <w:rStyle w:val="a7"/>
                <w:rFonts w:ascii="黑体" w:eastAsia="黑体" w:hAnsi="黑体"/>
                <w:noProof/>
                <w:sz w:val="21"/>
                <w:szCs w:val="21"/>
                <w:rPrChange w:id="89" w:author="张 杰" w:date="2022-04-24T22:07:00Z">
                  <w:rPr>
                    <w:rStyle w:val="a7"/>
                    <w:noProof/>
                  </w:rPr>
                </w:rPrChange>
              </w:rPr>
              <w:fldChar w:fldCharType="separate"/>
            </w:r>
            <w:r w:rsidRPr="0008257B">
              <w:rPr>
                <w:rStyle w:val="a7"/>
                <w:rFonts w:ascii="黑体" w:eastAsia="黑体" w:hAnsi="黑体"/>
                <w:noProof/>
                <w:sz w:val="21"/>
                <w:szCs w:val="21"/>
                <w:rPrChange w:id="90" w:author="张 杰" w:date="2022-04-24T22:07:00Z">
                  <w:rPr>
                    <w:rStyle w:val="a7"/>
                    <w:rFonts w:ascii="Times New Roman" w:eastAsia="黑体" w:hAnsi="Times New Roman"/>
                    <w:noProof/>
                  </w:rPr>
                </w:rPrChange>
              </w:rPr>
              <w:t>2.1</w:t>
            </w:r>
            <w:r w:rsidRPr="0008257B">
              <w:rPr>
                <w:rStyle w:val="a7"/>
                <w:rFonts w:ascii="黑体" w:eastAsia="黑体" w:hAnsi="黑体"/>
                <w:noProof/>
                <w:sz w:val="21"/>
                <w:szCs w:val="21"/>
                <w:rPrChange w:id="91" w:author="张 杰" w:date="2022-04-24T22:07:00Z">
                  <w:rPr>
                    <w:rStyle w:val="a7"/>
                    <w:rFonts w:ascii="黑体" w:eastAsia="黑体" w:hAnsi="黑体"/>
                    <w:noProof/>
                  </w:rPr>
                </w:rPrChange>
              </w:rPr>
              <w:t xml:space="preserve"> 项目架构</w:t>
            </w:r>
            <w:r w:rsidRPr="0008257B">
              <w:rPr>
                <w:rFonts w:ascii="黑体" w:eastAsia="黑体" w:hAnsi="黑体"/>
                <w:noProof/>
                <w:webHidden/>
                <w:sz w:val="21"/>
                <w:szCs w:val="21"/>
                <w:rPrChange w:id="92" w:author="张 杰" w:date="2022-04-24T22:07:00Z">
                  <w:rPr>
                    <w:noProof/>
                    <w:webHidden/>
                  </w:rPr>
                </w:rPrChange>
              </w:rPr>
              <w:tab/>
            </w:r>
            <w:r w:rsidRPr="0008257B">
              <w:rPr>
                <w:rFonts w:ascii="黑体" w:eastAsia="黑体" w:hAnsi="黑体"/>
                <w:noProof/>
                <w:webHidden/>
                <w:sz w:val="21"/>
                <w:szCs w:val="21"/>
                <w:rPrChange w:id="93" w:author="张 杰" w:date="2022-04-24T22:07:00Z">
                  <w:rPr>
                    <w:noProof/>
                    <w:webHidden/>
                  </w:rPr>
                </w:rPrChange>
              </w:rPr>
              <w:fldChar w:fldCharType="begin"/>
            </w:r>
            <w:r w:rsidRPr="0008257B">
              <w:rPr>
                <w:rFonts w:ascii="黑体" w:eastAsia="黑体" w:hAnsi="黑体"/>
                <w:noProof/>
                <w:webHidden/>
                <w:sz w:val="21"/>
                <w:szCs w:val="21"/>
                <w:rPrChange w:id="94" w:author="张 杰" w:date="2022-04-24T22:07:00Z">
                  <w:rPr>
                    <w:noProof/>
                    <w:webHidden/>
                  </w:rPr>
                </w:rPrChange>
              </w:rPr>
              <w:instrText xml:space="preserve"> PAGEREF _Toc101730426 \h </w:instrText>
            </w:r>
          </w:ins>
          <w:r w:rsidRPr="0008257B">
            <w:rPr>
              <w:rFonts w:ascii="黑体" w:eastAsia="黑体" w:hAnsi="黑体"/>
              <w:noProof/>
              <w:webHidden/>
              <w:sz w:val="21"/>
              <w:szCs w:val="21"/>
              <w:rPrChange w:id="95"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96" w:author="张 杰" w:date="2022-04-24T22:07:00Z">
                <w:rPr>
                  <w:noProof/>
                  <w:webHidden/>
                </w:rPr>
              </w:rPrChange>
            </w:rPr>
            <w:fldChar w:fldCharType="separate"/>
          </w:r>
          <w:ins w:id="97" w:author="张 杰" w:date="2022-04-24T22:15:00Z">
            <w:r w:rsidR="00500037">
              <w:rPr>
                <w:rFonts w:ascii="黑体" w:eastAsia="黑体" w:hAnsi="黑体"/>
                <w:noProof/>
                <w:webHidden/>
                <w:sz w:val="21"/>
                <w:szCs w:val="21"/>
              </w:rPr>
              <w:t>4</w:t>
            </w:r>
          </w:ins>
          <w:ins w:id="98" w:author="张 杰" w:date="2022-04-24T22:06:00Z">
            <w:r w:rsidRPr="0008257B">
              <w:rPr>
                <w:rFonts w:ascii="黑体" w:eastAsia="黑体" w:hAnsi="黑体"/>
                <w:noProof/>
                <w:webHidden/>
                <w:sz w:val="21"/>
                <w:szCs w:val="21"/>
                <w:rPrChange w:id="99" w:author="张 杰" w:date="2022-04-24T22:07:00Z">
                  <w:rPr>
                    <w:noProof/>
                    <w:webHidden/>
                  </w:rPr>
                </w:rPrChange>
              </w:rPr>
              <w:fldChar w:fldCharType="end"/>
            </w:r>
            <w:r w:rsidRPr="0008257B">
              <w:rPr>
                <w:rStyle w:val="a7"/>
                <w:rFonts w:ascii="黑体" w:eastAsia="黑体" w:hAnsi="黑体"/>
                <w:noProof/>
                <w:sz w:val="21"/>
                <w:szCs w:val="21"/>
                <w:rPrChange w:id="100" w:author="张 杰" w:date="2022-04-24T22:07:00Z">
                  <w:rPr>
                    <w:rStyle w:val="a7"/>
                    <w:noProof/>
                  </w:rPr>
                </w:rPrChange>
              </w:rPr>
              <w:fldChar w:fldCharType="end"/>
            </w:r>
          </w:ins>
        </w:p>
        <w:p w14:paraId="61D80352" w14:textId="21F2C42B" w:rsidR="0008257B" w:rsidRPr="0008257B" w:rsidRDefault="0008257B">
          <w:pPr>
            <w:pStyle w:val="TOC2"/>
            <w:tabs>
              <w:tab w:val="right" w:leader="dot" w:pos="8630"/>
            </w:tabs>
            <w:spacing w:line="240" w:lineRule="auto"/>
            <w:rPr>
              <w:ins w:id="101" w:author="张 杰" w:date="2022-04-24T22:06:00Z"/>
              <w:rFonts w:ascii="黑体" w:eastAsia="黑体" w:hAnsi="黑体" w:cstheme="minorBidi"/>
              <w:noProof/>
              <w:kern w:val="2"/>
              <w:sz w:val="21"/>
              <w:szCs w:val="21"/>
              <w:rPrChange w:id="102" w:author="张 杰" w:date="2022-04-24T22:07:00Z">
                <w:rPr>
                  <w:ins w:id="103" w:author="张 杰" w:date="2022-04-24T22:06:00Z"/>
                  <w:rFonts w:cstheme="minorBidi"/>
                  <w:noProof/>
                  <w:kern w:val="2"/>
                  <w:sz w:val="21"/>
                </w:rPr>
              </w:rPrChange>
            </w:rPr>
            <w:pPrChange w:id="104" w:author="张 杰" w:date="2022-04-24T22:07:00Z">
              <w:pPr>
                <w:pStyle w:val="TOC2"/>
                <w:tabs>
                  <w:tab w:val="right" w:leader="dot" w:pos="8630"/>
                </w:tabs>
              </w:pPr>
            </w:pPrChange>
          </w:pPr>
          <w:ins w:id="105" w:author="张 杰" w:date="2022-04-24T22:06:00Z">
            <w:r w:rsidRPr="0008257B">
              <w:rPr>
                <w:rStyle w:val="a7"/>
                <w:rFonts w:ascii="黑体" w:eastAsia="黑体" w:hAnsi="黑体"/>
                <w:noProof/>
                <w:sz w:val="21"/>
                <w:szCs w:val="21"/>
                <w:rPrChange w:id="106" w:author="张 杰" w:date="2022-04-24T22:07:00Z">
                  <w:rPr>
                    <w:rStyle w:val="a7"/>
                    <w:noProof/>
                  </w:rPr>
                </w:rPrChange>
              </w:rPr>
              <w:fldChar w:fldCharType="begin"/>
            </w:r>
            <w:r w:rsidRPr="0008257B">
              <w:rPr>
                <w:rStyle w:val="a7"/>
                <w:rFonts w:ascii="黑体" w:eastAsia="黑体" w:hAnsi="黑体"/>
                <w:noProof/>
                <w:sz w:val="21"/>
                <w:szCs w:val="21"/>
                <w:rPrChange w:id="107" w:author="张 杰" w:date="2022-04-24T22:07:00Z">
                  <w:rPr>
                    <w:rStyle w:val="a7"/>
                    <w:noProof/>
                  </w:rPr>
                </w:rPrChange>
              </w:rPr>
              <w:instrText xml:space="preserve"> </w:instrText>
            </w:r>
            <w:r w:rsidRPr="0008257B">
              <w:rPr>
                <w:rFonts w:ascii="黑体" w:eastAsia="黑体" w:hAnsi="黑体"/>
                <w:noProof/>
                <w:sz w:val="21"/>
                <w:szCs w:val="21"/>
                <w:rPrChange w:id="108" w:author="张 杰" w:date="2022-04-24T22:07:00Z">
                  <w:rPr>
                    <w:noProof/>
                  </w:rPr>
                </w:rPrChange>
              </w:rPr>
              <w:instrText>HYPERLINK \l "_Toc101730427"</w:instrText>
            </w:r>
            <w:r w:rsidRPr="0008257B">
              <w:rPr>
                <w:rStyle w:val="a7"/>
                <w:rFonts w:ascii="黑体" w:eastAsia="黑体" w:hAnsi="黑体"/>
                <w:noProof/>
                <w:sz w:val="21"/>
                <w:szCs w:val="21"/>
                <w:rPrChange w:id="109" w:author="张 杰" w:date="2022-04-24T22:07:00Z">
                  <w:rPr>
                    <w:rStyle w:val="a7"/>
                    <w:noProof/>
                  </w:rPr>
                </w:rPrChange>
              </w:rPr>
              <w:instrText xml:space="preserve"> </w:instrText>
            </w:r>
            <w:r w:rsidRPr="0008257B">
              <w:rPr>
                <w:rStyle w:val="a7"/>
                <w:rFonts w:ascii="黑体" w:eastAsia="黑体" w:hAnsi="黑体"/>
                <w:noProof/>
                <w:sz w:val="21"/>
                <w:szCs w:val="21"/>
                <w:rPrChange w:id="110" w:author="张 杰" w:date="2022-04-24T22:07:00Z">
                  <w:rPr>
                    <w:rStyle w:val="a7"/>
                    <w:noProof/>
                  </w:rPr>
                </w:rPrChange>
              </w:rPr>
              <w:fldChar w:fldCharType="separate"/>
            </w:r>
            <w:r w:rsidRPr="0008257B">
              <w:rPr>
                <w:rStyle w:val="a7"/>
                <w:rFonts w:ascii="黑体" w:eastAsia="黑体" w:hAnsi="黑体"/>
                <w:noProof/>
                <w:sz w:val="21"/>
                <w:szCs w:val="21"/>
                <w:rPrChange w:id="111" w:author="张 杰" w:date="2022-04-24T22:07:00Z">
                  <w:rPr>
                    <w:rStyle w:val="a7"/>
                    <w:rFonts w:ascii="Times New Roman" w:eastAsia="黑体" w:hAnsi="Times New Roman"/>
                    <w:noProof/>
                  </w:rPr>
                </w:rPrChange>
              </w:rPr>
              <w:t xml:space="preserve">2.2 </w:t>
            </w:r>
            <w:r w:rsidRPr="006C2BC7">
              <w:rPr>
                <w:rStyle w:val="a7"/>
                <w:rFonts w:ascii="Times New Roman" w:eastAsia="黑体" w:hAnsi="Times New Roman"/>
                <w:noProof/>
                <w:sz w:val="21"/>
                <w:szCs w:val="21"/>
                <w:rPrChange w:id="112" w:author="张 杰" w:date="2022-04-24T22:07:00Z">
                  <w:rPr>
                    <w:rStyle w:val="a7"/>
                    <w:rFonts w:ascii="Times New Roman" w:eastAsia="黑体" w:hAnsi="Times New Roman"/>
                    <w:noProof/>
                  </w:rPr>
                </w:rPrChange>
              </w:rPr>
              <w:t>C/S</w:t>
            </w:r>
            <w:r w:rsidRPr="0008257B">
              <w:rPr>
                <w:rStyle w:val="a7"/>
                <w:rFonts w:ascii="黑体" w:eastAsia="黑体" w:hAnsi="黑体"/>
                <w:noProof/>
                <w:sz w:val="21"/>
                <w:szCs w:val="21"/>
                <w:rPrChange w:id="113" w:author="张 杰" w:date="2022-04-24T22:07:00Z">
                  <w:rPr>
                    <w:rStyle w:val="a7"/>
                    <w:rFonts w:ascii="黑体" w:eastAsia="黑体" w:hAnsi="黑体"/>
                    <w:noProof/>
                  </w:rPr>
                </w:rPrChange>
              </w:rPr>
              <w:t>架构</w:t>
            </w:r>
            <w:r w:rsidRPr="0008257B">
              <w:rPr>
                <w:rFonts w:ascii="黑体" w:eastAsia="黑体" w:hAnsi="黑体"/>
                <w:noProof/>
                <w:webHidden/>
                <w:sz w:val="21"/>
                <w:szCs w:val="21"/>
                <w:rPrChange w:id="114" w:author="张 杰" w:date="2022-04-24T22:07:00Z">
                  <w:rPr>
                    <w:noProof/>
                    <w:webHidden/>
                  </w:rPr>
                </w:rPrChange>
              </w:rPr>
              <w:tab/>
            </w:r>
            <w:r w:rsidRPr="0008257B">
              <w:rPr>
                <w:rFonts w:ascii="黑体" w:eastAsia="黑体" w:hAnsi="黑体"/>
                <w:noProof/>
                <w:webHidden/>
                <w:sz w:val="21"/>
                <w:szCs w:val="21"/>
                <w:rPrChange w:id="115" w:author="张 杰" w:date="2022-04-24T22:07:00Z">
                  <w:rPr>
                    <w:noProof/>
                    <w:webHidden/>
                  </w:rPr>
                </w:rPrChange>
              </w:rPr>
              <w:fldChar w:fldCharType="begin"/>
            </w:r>
            <w:r w:rsidRPr="0008257B">
              <w:rPr>
                <w:rFonts w:ascii="黑体" w:eastAsia="黑体" w:hAnsi="黑体"/>
                <w:noProof/>
                <w:webHidden/>
                <w:sz w:val="21"/>
                <w:szCs w:val="21"/>
                <w:rPrChange w:id="116" w:author="张 杰" w:date="2022-04-24T22:07:00Z">
                  <w:rPr>
                    <w:noProof/>
                    <w:webHidden/>
                  </w:rPr>
                </w:rPrChange>
              </w:rPr>
              <w:instrText xml:space="preserve"> PAGEREF _Toc101730427 \h </w:instrText>
            </w:r>
          </w:ins>
          <w:r w:rsidRPr="0008257B">
            <w:rPr>
              <w:rFonts w:ascii="黑体" w:eastAsia="黑体" w:hAnsi="黑体"/>
              <w:noProof/>
              <w:webHidden/>
              <w:sz w:val="21"/>
              <w:szCs w:val="21"/>
              <w:rPrChange w:id="117"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118" w:author="张 杰" w:date="2022-04-24T22:07:00Z">
                <w:rPr>
                  <w:noProof/>
                  <w:webHidden/>
                </w:rPr>
              </w:rPrChange>
            </w:rPr>
            <w:fldChar w:fldCharType="separate"/>
          </w:r>
          <w:ins w:id="119" w:author="张 杰" w:date="2022-04-24T22:15:00Z">
            <w:r w:rsidR="00500037">
              <w:rPr>
                <w:rFonts w:ascii="黑体" w:eastAsia="黑体" w:hAnsi="黑体"/>
                <w:noProof/>
                <w:webHidden/>
                <w:sz w:val="21"/>
                <w:szCs w:val="21"/>
              </w:rPr>
              <w:t>5</w:t>
            </w:r>
          </w:ins>
          <w:ins w:id="120" w:author="张 杰" w:date="2022-04-24T22:06:00Z">
            <w:r w:rsidRPr="0008257B">
              <w:rPr>
                <w:rFonts w:ascii="黑体" w:eastAsia="黑体" w:hAnsi="黑体"/>
                <w:noProof/>
                <w:webHidden/>
                <w:sz w:val="21"/>
                <w:szCs w:val="21"/>
                <w:rPrChange w:id="121" w:author="张 杰" w:date="2022-04-24T22:07:00Z">
                  <w:rPr>
                    <w:noProof/>
                    <w:webHidden/>
                  </w:rPr>
                </w:rPrChange>
              </w:rPr>
              <w:fldChar w:fldCharType="end"/>
            </w:r>
            <w:r w:rsidRPr="0008257B">
              <w:rPr>
                <w:rStyle w:val="a7"/>
                <w:rFonts w:ascii="黑体" w:eastAsia="黑体" w:hAnsi="黑体"/>
                <w:noProof/>
                <w:sz w:val="21"/>
                <w:szCs w:val="21"/>
                <w:rPrChange w:id="122" w:author="张 杰" w:date="2022-04-24T22:07:00Z">
                  <w:rPr>
                    <w:rStyle w:val="a7"/>
                    <w:noProof/>
                  </w:rPr>
                </w:rPrChange>
              </w:rPr>
              <w:fldChar w:fldCharType="end"/>
            </w:r>
          </w:ins>
        </w:p>
        <w:p w14:paraId="370452D5" w14:textId="683A3596" w:rsidR="0008257B" w:rsidRPr="0008257B" w:rsidRDefault="0008257B">
          <w:pPr>
            <w:pStyle w:val="TOC2"/>
            <w:tabs>
              <w:tab w:val="right" w:leader="dot" w:pos="8630"/>
            </w:tabs>
            <w:spacing w:line="240" w:lineRule="auto"/>
            <w:rPr>
              <w:ins w:id="123" w:author="张 杰" w:date="2022-04-24T22:06:00Z"/>
              <w:rFonts w:ascii="黑体" w:eastAsia="黑体" w:hAnsi="黑体" w:cstheme="minorBidi"/>
              <w:noProof/>
              <w:kern w:val="2"/>
              <w:sz w:val="21"/>
              <w:szCs w:val="21"/>
              <w:rPrChange w:id="124" w:author="张 杰" w:date="2022-04-24T22:07:00Z">
                <w:rPr>
                  <w:ins w:id="125" w:author="张 杰" w:date="2022-04-24T22:06:00Z"/>
                  <w:rFonts w:cstheme="minorBidi"/>
                  <w:noProof/>
                  <w:kern w:val="2"/>
                  <w:sz w:val="21"/>
                </w:rPr>
              </w:rPrChange>
            </w:rPr>
            <w:pPrChange w:id="126" w:author="张 杰" w:date="2022-04-24T22:07:00Z">
              <w:pPr>
                <w:pStyle w:val="TOC2"/>
                <w:tabs>
                  <w:tab w:val="right" w:leader="dot" w:pos="8630"/>
                </w:tabs>
              </w:pPr>
            </w:pPrChange>
          </w:pPr>
          <w:ins w:id="127" w:author="张 杰" w:date="2022-04-24T22:06:00Z">
            <w:r w:rsidRPr="0008257B">
              <w:rPr>
                <w:rStyle w:val="a7"/>
                <w:rFonts w:ascii="黑体" w:eastAsia="黑体" w:hAnsi="黑体"/>
                <w:noProof/>
                <w:sz w:val="21"/>
                <w:szCs w:val="21"/>
                <w:rPrChange w:id="128" w:author="张 杰" w:date="2022-04-24T22:07:00Z">
                  <w:rPr>
                    <w:rStyle w:val="a7"/>
                    <w:noProof/>
                  </w:rPr>
                </w:rPrChange>
              </w:rPr>
              <w:fldChar w:fldCharType="begin"/>
            </w:r>
            <w:r w:rsidRPr="0008257B">
              <w:rPr>
                <w:rStyle w:val="a7"/>
                <w:rFonts w:ascii="黑体" w:eastAsia="黑体" w:hAnsi="黑体"/>
                <w:noProof/>
                <w:sz w:val="21"/>
                <w:szCs w:val="21"/>
                <w:rPrChange w:id="129" w:author="张 杰" w:date="2022-04-24T22:07:00Z">
                  <w:rPr>
                    <w:rStyle w:val="a7"/>
                    <w:noProof/>
                  </w:rPr>
                </w:rPrChange>
              </w:rPr>
              <w:instrText xml:space="preserve"> </w:instrText>
            </w:r>
            <w:r w:rsidRPr="0008257B">
              <w:rPr>
                <w:rFonts w:ascii="黑体" w:eastAsia="黑体" w:hAnsi="黑体"/>
                <w:noProof/>
                <w:sz w:val="21"/>
                <w:szCs w:val="21"/>
                <w:rPrChange w:id="130" w:author="张 杰" w:date="2022-04-24T22:07:00Z">
                  <w:rPr>
                    <w:noProof/>
                  </w:rPr>
                </w:rPrChange>
              </w:rPr>
              <w:instrText>HYPERLINK \l "_Toc101730428"</w:instrText>
            </w:r>
            <w:r w:rsidRPr="0008257B">
              <w:rPr>
                <w:rStyle w:val="a7"/>
                <w:rFonts w:ascii="黑体" w:eastAsia="黑体" w:hAnsi="黑体"/>
                <w:noProof/>
                <w:sz w:val="21"/>
                <w:szCs w:val="21"/>
                <w:rPrChange w:id="131" w:author="张 杰" w:date="2022-04-24T22:07:00Z">
                  <w:rPr>
                    <w:rStyle w:val="a7"/>
                    <w:noProof/>
                  </w:rPr>
                </w:rPrChange>
              </w:rPr>
              <w:instrText xml:space="preserve"> </w:instrText>
            </w:r>
            <w:r w:rsidRPr="0008257B">
              <w:rPr>
                <w:rStyle w:val="a7"/>
                <w:rFonts w:ascii="黑体" w:eastAsia="黑体" w:hAnsi="黑体"/>
                <w:noProof/>
                <w:sz w:val="21"/>
                <w:szCs w:val="21"/>
                <w:rPrChange w:id="132" w:author="张 杰" w:date="2022-04-24T22:07:00Z">
                  <w:rPr>
                    <w:rStyle w:val="a7"/>
                    <w:noProof/>
                  </w:rPr>
                </w:rPrChange>
              </w:rPr>
              <w:fldChar w:fldCharType="separate"/>
            </w:r>
            <w:r w:rsidRPr="0008257B">
              <w:rPr>
                <w:rStyle w:val="a7"/>
                <w:rFonts w:ascii="黑体" w:eastAsia="黑体" w:hAnsi="黑体"/>
                <w:noProof/>
                <w:sz w:val="21"/>
                <w:szCs w:val="21"/>
                <w:rPrChange w:id="133" w:author="张 杰" w:date="2022-04-24T22:07:00Z">
                  <w:rPr>
                    <w:rStyle w:val="a7"/>
                    <w:rFonts w:ascii="Times New Roman" w:eastAsia="黑体" w:hAnsi="Times New Roman"/>
                    <w:noProof/>
                  </w:rPr>
                </w:rPrChange>
              </w:rPr>
              <w:t xml:space="preserve">2.3 </w:t>
            </w:r>
            <w:r w:rsidRPr="006C2BC7">
              <w:rPr>
                <w:rStyle w:val="a7"/>
                <w:rFonts w:ascii="Times New Roman" w:eastAsia="黑体" w:hAnsi="Times New Roman"/>
                <w:noProof/>
                <w:sz w:val="21"/>
                <w:szCs w:val="21"/>
                <w:rPrChange w:id="134" w:author="张 杰" w:date="2022-04-24T22:07:00Z">
                  <w:rPr>
                    <w:rStyle w:val="a7"/>
                    <w:rFonts w:ascii="Times New Roman" w:eastAsia="黑体" w:hAnsi="Times New Roman"/>
                    <w:noProof/>
                  </w:rPr>
                </w:rPrChange>
              </w:rPr>
              <w:t>gRPC</w:t>
            </w:r>
            <w:r w:rsidRPr="0008257B">
              <w:rPr>
                <w:rStyle w:val="a7"/>
                <w:rFonts w:ascii="黑体" w:eastAsia="黑体" w:hAnsi="黑体"/>
                <w:noProof/>
                <w:sz w:val="21"/>
                <w:szCs w:val="21"/>
                <w:rPrChange w:id="135" w:author="张 杰" w:date="2022-04-24T22:07:00Z">
                  <w:rPr>
                    <w:rStyle w:val="a7"/>
                    <w:rFonts w:ascii="黑体" w:eastAsia="黑体" w:hAnsi="黑体"/>
                    <w:noProof/>
                  </w:rPr>
                </w:rPrChange>
              </w:rPr>
              <w:t>通信</w:t>
            </w:r>
            <w:r w:rsidRPr="0008257B">
              <w:rPr>
                <w:rFonts w:ascii="黑体" w:eastAsia="黑体" w:hAnsi="黑体"/>
                <w:noProof/>
                <w:webHidden/>
                <w:sz w:val="21"/>
                <w:szCs w:val="21"/>
                <w:rPrChange w:id="136" w:author="张 杰" w:date="2022-04-24T22:07:00Z">
                  <w:rPr>
                    <w:noProof/>
                    <w:webHidden/>
                  </w:rPr>
                </w:rPrChange>
              </w:rPr>
              <w:tab/>
            </w:r>
            <w:r w:rsidRPr="0008257B">
              <w:rPr>
                <w:rFonts w:ascii="黑体" w:eastAsia="黑体" w:hAnsi="黑体"/>
                <w:noProof/>
                <w:webHidden/>
                <w:sz w:val="21"/>
                <w:szCs w:val="21"/>
                <w:rPrChange w:id="137" w:author="张 杰" w:date="2022-04-24T22:07:00Z">
                  <w:rPr>
                    <w:noProof/>
                    <w:webHidden/>
                  </w:rPr>
                </w:rPrChange>
              </w:rPr>
              <w:fldChar w:fldCharType="begin"/>
            </w:r>
            <w:r w:rsidRPr="0008257B">
              <w:rPr>
                <w:rFonts w:ascii="黑体" w:eastAsia="黑体" w:hAnsi="黑体"/>
                <w:noProof/>
                <w:webHidden/>
                <w:sz w:val="21"/>
                <w:szCs w:val="21"/>
                <w:rPrChange w:id="138" w:author="张 杰" w:date="2022-04-24T22:07:00Z">
                  <w:rPr>
                    <w:noProof/>
                    <w:webHidden/>
                  </w:rPr>
                </w:rPrChange>
              </w:rPr>
              <w:instrText xml:space="preserve"> PAGEREF _Toc101730428 \h </w:instrText>
            </w:r>
          </w:ins>
          <w:r w:rsidRPr="0008257B">
            <w:rPr>
              <w:rFonts w:ascii="黑体" w:eastAsia="黑体" w:hAnsi="黑体"/>
              <w:noProof/>
              <w:webHidden/>
              <w:sz w:val="21"/>
              <w:szCs w:val="21"/>
              <w:rPrChange w:id="139"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140" w:author="张 杰" w:date="2022-04-24T22:07:00Z">
                <w:rPr>
                  <w:noProof/>
                  <w:webHidden/>
                </w:rPr>
              </w:rPrChange>
            </w:rPr>
            <w:fldChar w:fldCharType="separate"/>
          </w:r>
          <w:ins w:id="141" w:author="张 杰" w:date="2022-04-24T22:15:00Z">
            <w:r w:rsidR="00500037">
              <w:rPr>
                <w:rFonts w:ascii="黑体" w:eastAsia="黑体" w:hAnsi="黑体"/>
                <w:noProof/>
                <w:webHidden/>
                <w:sz w:val="21"/>
                <w:szCs w:val="21"/>
              </w:rPr>
              <w:t>5</w:t>
            </w:r>
          </w:ins>
          <w:ins w:id="142" w:author="张 杰" w:date="2022-04-24T22:06:00Z">
            <w:r w:rsidRPr="0008257B">
              <w:rPr>
                <w:rFonts w:ascii="黑体" w:eastAsia="黑体" w:hAnsi="黑体"/>
                <w:noProof/>
                <w:webHidden/>
                <w:sz w:val="21"/>
                <w:szCs w:val="21"/>
                <w:rPrChange w:id="143" w:author="张 杰" w:date="2022-04-24T22:07:00Z">
                  <w:rPr>
                    <w:noProof/>
                    <w:webHidden/>
                  </w:rPr>
                </w:rPrChange>
              </w:rPr>
              <w:fldChar w:fldCharType="end"/>
            </w:r>
            <w:r w:rsidRPr="0008257B">
              <w:rPr>
                <w:rStyle w:val="a7"/>
                <w:rFonts w:ascii="黑体" w:eastAsia="黑体" w:hAnsi="黑体"/>
                <w:noProof/>
                <w:sz w:val="21"/>
                <w:szCs w:val="21"/>
                <w:rPrChange w:id="144" w:author="张 杰" w:date="2022-04-24T22:07:00Z">
                  <w:rPr>
                    <w:rStyle w:val="a7"/>
                    <w:noProof/>
                  </w:rPr>
                </w:rPrChange>
              </w:rPr>
              <w:fldChar w:fldCharType="end"/>
            </w:r>
          </w:ins>
        </w:p>
        <w:p w14:paraId="3BEA7A63" w14:textId="12778A4F" w:rsidR="0008257B" w:rsidRPr="0008257B" w:rsidRDefault="0008257B">
          <w:pPr>
            <w:pStyle w:val="TOC2"/>
            <w:tabs>
              <w:tab w:val="right" w:leader="dot" w:pos="8630"/>
            </w:tabs>
            <w:spacing w:line="240" w:lineRule="auto"/>
            <w:rPr>
              <w:ins w:id="145" w:author="张 杰" w:date="2022-04-24T22:06:00Z"/>
              <w:rFonts w:ascii="黑体" w:eastAsia="黑体" w:hAnsi="黑体" w:cstheme="minorBidi"/>
              <w:noProof/>
              <w:kern w:val="2"/>
              <w:sz w:val="21"/>
              <w:szCs w:val="21"/>
              <w:rPrChange w:id="146" w:author="张 杰" w:date="2022-04-24T22:07:00Z">
                <w:rPr>
                  <w:ins w:id="147" w:author="张 杰" w:date="2022-04-24T22:06:00Z"/>
                  <w:rFonts w:cstheme="minorBidi"/>
                  <w:noProof/>
                  <w:kern w:val="2"/>
                  <w:sz w:val="21"/>
                </w:rPr>
              </w:rPrChange>
            </w:rPr>
            <w:pPrChange w:id="148" w:author="张 杰" w:date="2022-04-24T22:07:00Z">
              <w:pPr>
                <w:pStyle w:val="TOC2"/>
                <w:tabs>
                  <w:tab w:val="right" w:leader="dot" w:pos="8630"/>
                </w:tabs>
              </w:pPr>
            </w:pPrChange>
          </w:pPr>
          <w:ins w:id="149" w:author="张 杰" w:date="2022-04-24T22:06:00Z">
            <w:r w:rsidRPr="0008257B">
              <w:rPr>
                <w:rStyle w:val="a7"/>
                <w:rFonts w:ascii="黑体" w:eastAsia="黑体" w:hAnsi="黑体"/>
                <w:noProof/>
                <w:sz w:val="21"/>
                <w:szCs w:val="21"/>
                <w:rPrChange w:id="150" w:author="张 杰" w:date="2022-04-24T22:07:00Z">
                  <w:rPr>
                    <w:rStyle w:val="a7"/>
                    <w:noProof/>
                  </w:rPr>
                </w:rPrChange>
              </w:rPr>
              <w:fldChar w:fldCharType="begin"/>
            </w:r>
            <w:r w:rsidRPr="0008257B">
              <w:rPr>
                <w:rStyle w:val="a7"/>
                <w:rFonts w:ascii="黑体" w:eastAsia="黑体" w:hAnsi="黑体"/>
                <w:noProof/>
                <w:sz w:val="21"/>
                <w:szCs w:val="21"/>
                <w:rPrChange w:id="151" w:author="张 杰" w:date="2022-04-24T22:07:00Z">
                  <w:rPr>
                    <w:rStyle w:val="a7"/>
                    <w:noProof/>
                  </w:rPr>
                </w:rPrChange>
              </w:rPr>
              <w:instrText xml:space="preserve"> </w:instrText>
            </w:r>
            <w:r w:rsidRPr="0008257B">
              <w:rPr>
                <w:rFonts w:ascii="黑体" w:eastAsia="黑体" w:hAnsi="黑体"/>
                <w:noProof/>
                <w:sz w:val="21"/>
                <w:szCs w:val="21"/>
                <w:rPrChange w:id="152" w:author="张 杰" w:date="2022-04-24T22:07:00Z">
                  <w:rPr>
                    <w:noProof/>
                  </w:rPr>
                </w:rPrChange>
              </w:rPr>
              <w:instrText>HYPERLINK \l "_Toc101730429"</w:instrText>
            </w:r>
            <w:r w:rsidRPr="0008257B">
              <w:rPr>
                <w:rStyle w:val="a7"/>
                <w:rFonts w:ascii="黑体" w:eastAsia="黑体" w:hAnsi="黑体"/>
                <w:noProof/>
                <w:sz w:val="21"/>
                <w:szCs w:val="21"/>
                <w:rPrChange w:id="153" w:author="张 杰" w:date="2022-04-24T22:07:00Z">
                  <w:rPr>
                    <w:rStyle w:val="a7"/>
                    <w:noProof/>
                  </w:rPr>
                </w:rPrChange>
              </w:rPr>
              <w:instrText xml:space="preserve"> </w:instrText>
            </w:r>
            <w:r w:rsidRPr="0008257B">
              <w:rPr>
                <w:rStyle w:val="a7"/>
                <w:rFonts w:ascii="黑体" w:eastAsia="黑体" w:hAnsi="黑体"/>
                <w:noProof/>
                <w:sz w:val="21"/>
                <w:szCs w:val="21"/>
                <w:rPrChange w:id="154" w:author="张 杰" w:date="2022-04-24T22:07:00Z">
                  <w:rPr>
                    <w:rStyle w:val="a7"/>
                    <w:noProof/>
                  </w:rPr>
                </w:rPrChange>
              </w:rPr>
              <w:fldChar w:fldCharType="separate"/>
            </w:r>
            <w:r w:rsidRPr="0008257B">
              <w:rPr>
                <w:rStyle w:val="a7"/>
                <w:rFonts w:ascii="黑体" w:eastAsia="黑体" w:hAnsi="黑体"/>
                <w:noProof/>
                <w:sz w:val="21"/>
                <w:szCs w:val="21"/>
                <w:rPrChange w:id="155" w:author="张 杰" w:date="2022-04-24T22:07:00Z">
                  <w:rPr>
                    <w:rStyle w:val="a7"/>
                    <w:rFonts w:ascii="Times New Roman" w:eastAsia="黑体" w:hAnsi="Times New Roman"/>
                    <w:noProof/>
                  </w:rPr>
                </w:rPrChange>
              </w:rPr>
              <w:t xml:space="preserve">2.4 </w:t>
            </w:r>
            <w:r w:rsidRPr="006C2BC7">
              <w:rPr>
                <w:rStyle w:val="a7"/>
                <w:rFonts w:ascii="Times New Roman" w:eastAsia="黑体" w:hAnsi="Times New Roman"/>
                <w:noProof/>
                <w:sz w:val="21"/>
                <w:szCs w:val="21"/>
                <w:rPrChange w:id="156" w:author="张 杰" w:date="2022-04-24T22:07:00Z">
                  <w:rPr>
                    <w:rStyle w:val="a7"/>
                    <w:rFonts w:ascii="Times New Roman" w:eastAsia="黑体" w:hAnsi="Times New Roman"/>
                    <w:noProof/>
                  </w:rPr>
                </w:rPrChange>
              </w:rPr>
              <w:t>Flutter</w:t>
            </w:r>
            <w:r w:rsidRPr="0008257B">
              <w:rPr>
                <w:rStyle w:val="a7"/>
                <w:rFonts w:ascii="黑体" w:eastAsia="黑体" w:hAnsi="黑体"/>
                <w:noProof/>
                <w:sz w:val="21"/>
                <w:szCs w:val="21"/>
                <w:rPrChange w:id="157" w:author="张 杰" w:date="2022-04-24T22:07:00Z">
                  <w:rPr>
                    <w:rStyle w:val="a7"/>
                    <w:rFonts w:ascii="黑体" w:eastAsia="黑体" w:hAnsi="黑体"/>
                    <w:noProof/>
                  </w:rPr>
                </w:rPrChange>
              </w:rPr>
              <w:t>框架</w:t>
            </w:r>
            <w:r w:rsidRPr="0008257B">
              <w:rPr>
                <w:rFonts w:ascii="黑体" w:eastAsia="黑体" w:hAnsi="黑体"/>
                <w:noProof/>
                <w:webHidden/>
                <w:sz w:val="21"/>
                <w:szCs w:val="21"/>
                <w:rPrChange w:id="158" w:author="张 杰" w:date="2022-04-24T22:07:00Z">
                  <w:rPr>
                    <w:noProof/>
                    <w:webHidden/>
                  </w:rPr>
                </w:rPrChange>
              </w:rPr>
              <w:tab/>
            </w:r>
            <w:r w:rsidRPr="0008257B">
              <w:rPr>
                <w:rFonts w:ascii="黑体" w:eastAsia="黑体" w:hAnsi="黑体"/>
                <w:noProof/>
                <w:webHidden/>
                <w:sz w:val="21"/>
                <w:szCs w:val="21"/>
                <w:rPrChange w:id="159" w:author="张 杰" w:date="2022-04-24T22:07:00Z">
                  <w:rPr>
                    <w:noProof/>
                    <w:webHidden/>
                  </w:rPr>
                </w:rPrChange>
              </w:rPr>
              <w:fldChar w:fldCharType="begin"/>
            </w:r>
            <w:r w:rsidRPr="0008257B">
              <w:rPr>
                <w:rFonts w:ascii="黑体" w:eastAsia="黑体" w:hAnsi="黑体"/>
                <w:noProof/>
                <w:webHidden/>
                <w:sz w:val="21"/>
                <w:szCs w:val="21"/>
                <w:rPrChange w:id="160" w:author="张 杰" w:date="2022-04-24T22:07:00Z">
                  <w:rPr>
                    <w:noProof/>
                    <w:webHidden/>
                  </w:rPr>
                </w:rPrChange>
              </w:rPr>
              <w:instrText xml:space="preserve"> PAGEREF _Toc101730429 \h </w:instrText>
            </w:r>
          </w:ins>
          <w:r w:rsidRPr="0008257B">
            <w:rPr>
              <w:rFonts w:ascii="黑体" w:eastAsia="黑体" w:hAnsi="黑体"/>
              <w:noProof/>
              <w:webHidden/>
              <w:sz w:val="21"/>
              <w:szCs w:val="21"/>
              <w:rPrChange w:id="161"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162" w:author="张 杰" w:date="2022-04-24T22:07:00Z">
                <w:rPr>
                  <w:noProof/>
                  <w:webHidden/>
                </w:rPr>
              </w:rPrChange>
            </w:rPr>
            <w:fldChar w:fldCharType="separate"/>
          </w:r>
          <w:ins w:id="163" w:author="张 杰" w:date="2022-04-24T22:15:00Z">
            <w:r w:rsidR="00500037">
              <w:rPr>
                <w:rFonts w:ascii="黑体" w:eastAsia="黑体" w:hAnsi="黑体"/>
                <w:noProof/>
                <w:webHidden/>
                <w:sz w:val="21"/>
                <w:szCs w:val="21"/>
              </w:rPr>
              <w:t>5</w:t>
            </w:r>
          </w:ins>
          <w:ins w:id="164" w:author="张 杰" w:date="2022-04-24T22:06:00Z">
            <w:r w:rsidRPr="0008257B">
              <w:rPr>
                <w:rFonts w:ascii="黑体" w:eastAsia="黑体" w:hAnsi="黑体"/>
                <w:noProof/>
                <w:webHidden/>
                <w:sz w:val="21"/>
                <w:szCs w:val="21"/>
                <w:rPrChange w:id="165" w:author="张 杰" w:date="2022-04-24T22:07:00Z">
                  <w:rPr>
                    <w:noProof/>
                    <w:webHidden/>
                  </w:rPr>
                </w:rPrChange>
              </w:rPr>
              <w:fldChar w:fldCharType="end"/>
            </w:r>
            <w:r w:rsidRPr="0008257B">
              <w:rPr>
                <w:rStyle w:val="a7"/>
                <w:rFonts w:ascii="黑体" w:eastAsia="黑体" w:hAnsi="黑体"/>
                <w:noProof/>
                <w:sz w:val="21"/>
                <w:szCs w:val="21"/>
                <w:rPrChange w:id="166" w:author="张 杰" w:date="2022-04-24T22:07:00Z">
                  <w:rPr>
                    <w:rStyle w:val="a7"/>
                    <w:noProof/>
                  </w:rPr>
                </w:rPrChange>
              </w:rPr>
              <w:fldChar w:fldCharType="end"/>
            </w:r>
          </w:ins>
        </w:p>
        <w:p w14:paraId="2D660CF8" w14:textId="4E81C8A8" w:rsidR="0008257B" w:rsidRPr="0008257B" w:rsidRDefault="0008257B">
          <w:pPr>
            <w:pStyle w:val="TOC2"/>
            <w:tabs>
              <w:tab w:val="right" w:leader="dot" w:pos="8630"/>
            </w:tabs>
            <w:spacing w:line="240" w:lineRule="auto"/>
            <w:rPr>
              <w:ins w:id="167" w:author="张 杰" w:date="2022-04-24T22:06:00Z"/>
              <w:rFonts w:ascii="黑体" w:eastAsia="黑体" w:hAnsi="黑体" w:cstheme="minorBidi"/>
              <w:noProof/>
              <w:kern w:val="2"/>
              <w:sz w:val="21"/>
              <w:szCs w:val="21"/>
              <w:rPrChange w:id="168" w:author="张 杰" w:date="2022-04-24T22:07:00Z">
                <w:rPr>
                  <w:ins w:id="169" w:author="张 杰" w:date="2022-04-24T22:06:00Z"/>
                  <w:rFonts w:cstheme="minorBidi"/>
                  <w:noProof/>
                  <w:kern w:val="2"/>
                  <w:sz w:val="21"/>
                </w:rPr>
              </w:rPrChange>
            </w:rPr>
            <w:pPrChange w:id="170" w:author="张 杰" w:date="2022-04-24T22:07:00Z">
              <w:pPr>
                <w:pStyle w:val="TOC2"/>
                <w:tabs>
                  <w:tab w:val="right" w:leader="dot" w:pos="8630"/>
                </w:tabs>
              </w:pPr>
            </w:pPrChange>
          </w:pPr>
          <w:ins w:id="171" w:author="张 杰" w:date="2022-04-24T22:06:00Z">
            <w:r w:rsidRPr="0008257B">
              <w:rPr>
                <w:rStyle w:val="a7"/>
                <w:rFonts w:ascii="黑体" w:eastAsia="黑体" w:hAnsi="黑体"/>
                <w:noProof/>
                <w:sz w:val="21"/>
                <w:szCs w:val="21"/>
                <w:rPrChange w:id="172" w:author="张 杰" w:date="2022-04-24T22:07:00Z">
                  <w:rPr>
                    <w:rStyle w:val="a7"/>
                    <w:noProof/>
                  </w:rPr>
                </w:rPrChange>
              </w:rPr>
              <w:fldChar w:fldCharType="begin"/>
            </w:r>
            <w:r w:rsidRPr="0008257B">
              <w:rPr>
                <w:rStyle w:val="a7"/>
                <w:rFonts w:ascii="黑体" w:eastAsia="黑体" w:hAnsi="黑体"/>
                <w:noProof/>
                <w:sz w:val="21"/>
                <w:szCs w:val="21"/>
                <w:rPrChange w:id="173" w:author="张 杰" w:date="2022-04-24T22:07:00Z">
                  <w:rPr>
                    <w:rStyle w:val="a7"/>
                    <w:noProof/>
                  </w:rPr>
                </w:rPrChange>
              </w:rPr>
              <w:instrText xml:space="preserve"> </w:instrText>
            </w:r>
            <w:r w:rsidRPr="0008257B">
              <w:rPr>
                <w:rFonts w:ascii="黑体" w:eastAsia="黑体" w:hAnsi="黑体"/>
                <w:noProof/>
                <w:sz w:val="21"/>
                <w:szCs w:val="21"/>
                <w:rPrChange w:id="174" w:author="张 杰" w:date="2022-04-24T22:07:00Z">
                  <w:rPr>
                    <w:noProof/>
                  </w:rPr>
                </w:rPrChange>
              </w:rPr>
              <w:instrText>HYPERLINK \l "_Toc101730430"</w:instrText>
            </w:r>
            <w:r w:rsidRPr="0008257B">
              <w:rPr>
                <w:rStyle w:val="a7"/>
                <w:rFonts w:ascii="黑体" w:eastAsia="黑体" w:hAnsi="黑体"/>
                <w:noProof/>
                <w:sz w:val="21"/>
                <w:szCs w:val="21"/>
                <w:rPrChange w:id="175" w:author="张 杰" w:date="2022-04-24T22:07:00Z">
                  <w:rPr>
                    <w:rStyle w:val="a7"/>
                    <w:noProof/>
                  </w:rPr>
                </w:rPrChange>
              </w:rPr>
              <w:instrText xml:space="preserve"> </w:instrText>
            </w:r>
            <w:r w:rsidRPr="0008257B">
              <w:rPr>
                <w:rStyle w:val="a7"/>
                <w:rFonts w:ascii="黑体" w:eastAsia="黑体" w:hAnsi="黑体"/>
                <w:noProof/>
                <w:sz w:val="21"/>
                <w:szCs w:val="21"/>
                <w:rPrChange w:id="176" w:author="张 杰" w:date="2022-04-24T22:07:00Z">
                  <w:rPr>
                    <w:rStyle w:val="a7"/>
                    <w:noProof/>
                  </w:rPr>
                </w:rPrChange>
              </w:rPr>
              <w:fldChar w:fldCharType="separate"/>
            </w:r>
            <w:r w:rsidRPr="0008257B">
              <w:rPr>
                <w:rStyle w:val="a7"/>
                <w:rFonts w:ascii="黑体" w:eastAsia="黑体" w:hAnsi="黑体"/>
                <w:noProof/>
                <w:sz w:val="21"/>
                <w:szCs w:val="21"/>
                <w:rPrChange w:id="177" w:author="张 杰" w:date="2022-04-24T22:07:00Z">
                  <w:rPr>
                    <w:rStyle w:val="a7"/>
                    <w:rFonts w:ascii="Times New Roman" w:eastAsia="黑体" w:hAnsi="Times New Roman"/>
                    <w:noProof/>
                  </w:rPr>
                </w:rPrChange>
              </w:rPr>
              <w:t xml:space="preserve">2.5 </w:t>
            </w:r>
            <w:r w:rsidRPr="006C2BC7">
              <w:rPr>
                <w:rStyle w:val="a7"/>
                <w:rFonts w:ascii="Times New Roman" w:eastAsia="黑体" w:hAnsi="Times New Roman"/>
                <w:noProof/>
                <w:sz w:val="21"/>
                <w:szCs w:val="21"/>
                <w:rPrChange w:id="178" w:author="张 杰" w:date="2022-04-24T22:07:00Z">
                  <w:rPr>
                    <w:rStyle w:val="a7"/>
                    <w:rFonts w:ascii="Times New Roman" w:eastAsia="黑体" w:hAnsi="Times New Roman"/>
                    <w:noProof/>
                  </w:rPr>
                </w:rPrChange>
              </w:rPr>
              <w:t>Redis</w:t>
            </w:r>
            <w:r w:rsidRPr="0008257B">
              <w:rPr>
                <w:rStyle w:val="a7"/>
                <w:rFonts w:ascii="黑体" w:eastAsia="黑体" w:hAnsi="黑体"/>
                <w:noProof/>
                <w:sz w:val="21"/>
                <w:szCs w:val="21"/>
                <w:rPrChange w:id="179" w:author="张 杰" w:date="2022-04-24T22:07:00Z">
                  <w:rPr>
                    <w:rStyle w:val="a7"/>
                    <w:rFonts w:ascii="黑体" w:eastAsia="黑体" w:hAnsi="黑体"/>
                    <w:noProof/>
                  </w:rPr>
                </w:rPrChange>
              </w:rPr>
              <w:t>缓存</w:t>
            </w:r>
            <w:r w:rsidRPr="0008257B">
              <w:rPr>
                <w:rFonts w:ascii="黑体" w:eastAsia="黑体" w:hAnsi="黑体"/>
                <w:noProof/>
                <w:webHidden/>
                <w:sz w:val="21"/>
                <w:szCs w:val="21"/>
                <w:rPrChange w:id="180" w:author="张 杰" w:date="2022-04-24T22:07:00Z">
                  <w:rPr>
                    <w:noProof/>
                    <w:webHidden/>
                  </w:rPr>
                </w:rPrChange>
              </w:rPr>
              <w:tab/>
            </w:r>
            <w:r w:rsidRPr="0008257B">
              <w:rPr>
                <w:rFonts w:ascii="黑体" w:eastAsia="黑体" w:hAnsi="黑体"/>
                <w:noProof/>
                <w:webHidden/>
                <w:sz w:val="21"/>
                <w:szCs w:val="21"/>
                <w:rPrChange w:id="181" w:author="张 杰" w:date="2022-04-24T22:07:00Z">
                  <w:rPr>
                    <w:noProof/>
                    <w:webHidden/>
                  </w:rPr>
                </w:rPrChange>
              </w:rPr>
              <w:fldChar w:fldCharType="begin"/>
            </w:r>
            <w:r w:rsidRPr="0008257B">
              <w:rPr>
                <w:rFonts w:ascii="黑体" w:eastAsia="黑体" w:hAnsi="黑体"/>
                <w:noProof/>
                <w:webHidden/>
                <w:sz w:val="21"/>
                <w:szCs w:val="21"/>
                <w:rPrChange w:id="182" w:author="张 杰" w:date="2022-04-24T22:07:00Z">
                  <w:rPr>
                    <w:noProof/>
                    <w:webHidden/>
                  </w:rPr>
                </w:rPrChange>
              </w:rPr>
              <w:instrText xml:space="preserve"> PAGEREF _Toc101730430 \h </w:instrText>
            </w:r>
          </w:ins>
          <w:r w:rsidRPr="0008257B">
            <w:rPr>
              <w:rFonts w:ascii="黑体" w:eastAsia="黑体" w:hAnsi="黑体"/>
              <w:noProof/>
              <w:webHidden/>
              <w:sz w:val="21"/>
              <w:szCs w:val="21"/>
              <w:rPrChange w:id="183"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184" w:author="张 杰" w:date="2022-04-24T22:07:00Z">
                <w:rPr>
                  <w:noProof/>
                  <w:webHidden/>
                </w:rPr>
              </w:rPrChange>
            </w:rPr>
            <w:fldChar w:fldCharType="separate"/>
          </w:r>
          <w:ins w:id="185" w:author="张 杰" w:date="2022-04-24T22:15:00Z">
            <w:r w:rsidR="00500037">
              <w:rPr>
                <w:rFonts w:ascii="黑体" w:eastAsia="黑体" w:hAnsi="黑体"/>
                <w:noProof/>
                <w:webHidden/>
                <w:sz w:val="21"/>
                <w:szCs w:val="21"/>
              </w:rPr>
              <w:t>6</w:t>
            </w:r>
          </w:ins>
          <w:ins w:id="186" w:author="张 杰" w:date="2022-04-24T22:06:00Z">
            <w:r w:rsidRPr="0008257B">
              <w:rPr>
                <w:rFonts w:ascii="黑体" w:eastAsia="黑体" w:hAnsi="黑体"/>
                <w:noProof/>
                <w:webHidden/>
                <w:sz w:val="21"/>
                <w:szCs w:val="21"/>
                <w:rPrChange w:id="187" w:author="张 杰" w:date="2022-04-24T22:07:00Z">
                  <w:rPr>
                    <w:noProof/>
                    <w:webHidden/>
                  </w:rPr>
                </w:rPrChange>
              </w:rPr>
              <w:fldChar w:fldCharType="end"/>
            </w:r>
            <w:r w:rsidRPr="0008257B">
              <w:rPr>
                <w:rStyle w:val="a7"/>
                <w:rFonts w:ascii="黑体" w:eastAsia="黑体" w:hAnsi="黑体"/>
                <w:noProof/>
                <w:sz w:val="21"/>
                <w:szCs w:val="21"/>
                <w:rPrChange w:id="188" w:author="张 杰" w:date="2022-04-24T22:07:00Z">
                  <w:rPr>
                    <w:rStyle w:val="a7"/>
                    <w:noProof/>
                  </w:rPr>
                </w:rPrChange>
              </w:rPr>
              <w:fldChar w:fldCharType="end"/>
            </w:r>
          </w:ins>
        </w:p>
        <w:p w14:paraId="3F0C5A3D" w14:textId="4A8FE5C0" w:rsidR="0008257B" w:rsidRPr="0008257B" w:rsidRDefault="0008257B">
          <w:pPr>
            <w:pStyle w:val="TOC2"/>
            <w:tabs>
              <w:tab w:val="right" w:leader="dot" w:pos="8630"/>
            </w:tabs>
            <w:spacing w:line="240" w:lineRule="auto"/>
            <w:rPr>
              <w:ins w:id="189" w:author="张 杰" w:date="2022-04-24T22:06:00Z"/>
              <w:rFonts w:ascii="黑体" w:eastAsia="黑体" w:hAnsi="黑体" w:cstheme="minorBidi"/>
              <w:noProof/>
              <w:kern w:val="2"/>
              <w:sz w:val="21"/>
              <w:szCs w:val="21"/>
              <w:rPrChange w:id="190" w:author="张 杰" w:date="2022-04-24T22:07:00Z">
                <w:rPr>
                  <w:ins w:id="191" w:author="张 杰" w:date="2022-04-24T22:06:00Z"/>
                  <w:rFonts w:cstheme="minorBidi"/>
                  <w:noProof/>
                  <w:kern w:val="2"/>
                  <w:sz w:val="21"/>
                </w:rPr>
              </w:rPrChange>
            </w:rPr>
            <w:pPrChange w:id="192" w:author="张 杰" w:date="2022-04-24T22:07:00Z">
              <w:pPr>
                <w:pStyle w:val="TOC2"/>
                <w:tabs>
                  <w:tab w:val="right" w:leader="dot" w:pos="8630"/>
                </w:tabs>
              </w:pPr>
            </w:pPrChange>
          </w:pPr>
          <w:ins w:id="193" w:author="张 杰" w:date="2022-04-24T22:06:00Z">
            <w:r w:rsidRPr="0008257B">
              <w:rPr>
                <w:rStyle w:val="a7"/>
                <w:rFonts w:ascii="黑体" w:eastAsia="黑体" w:hAnsi="黑体"/>
                <w:noProof/>
                <w:sz w:val="21"/>
                <w:szCs w:val="21"/>
                <w:rPrChange w:id="194" w:author="张 杰" w:date="2022-04-24T22:07:00Z">
                  <w:rPr>
                    <w:rStyle w:val="a7"/>
                    <w:noProof/>
                  </w:rPr>
                </w:rPrChange>
              </w:rPr>
              <w:fldChar w:fldCharType="begin"/>
            </w:r>
            <w:r w:rsidRPr="0008257B">
              <w:rPr>
                <w:rStyle w:val="a7"/>
                <w:rFonts w:ascii="黑体" w:eastAsia="黑体" w:hAnsi="黑体"/>
                <w:noProof/>
                <w:sz w:val="21"/>
                <w:szCs w:val="21"/>
                <w:rPrChange w:id="195" w:author="张 杰" w:date="2022-04-24T22:07:00Z">
                  <w:rPr>
                    <w:rStyle w:val="a7"/>
                    <w:noProof/>
                  </w:rPr>
                </w:rPrChange>
              </w:rPr>
              <w:instrText xml:space="preserve"> </w:instrText>
            </w:r>
            <w:r w:rsidRPr="0008257B">
              <w:rPr>
                <w:rFonts w:ascii="黑体" w:eastAsia="黑体" w:hAnsi="黑体"/>
                <w:noProof/>
                <w:sz w:val="21"/>
                <w:szCs w:val="21"/>
                <w:rPrChange w:id="196" w:author="张 杰" w:date="2022-04-24T22:07:00Z">
                  <w:rPr>
                    <w:noProof/>
                  </w:rPr>
                </w:rPrChange>
              </w:rPr>
              <w:instrText>HYPERLINK \l "_Toc101730431"</w:instrText>
            </w:r>
            <w:r w:rsidRPr="0008257B">
              <w:rPr>
                <w:rStyle w:val="a7"/>
                <w:rFonts w:ascii="黑体" w:eastAsia="黑体" w:hAnsi="黑体"/>
                <w:noProof/>
                <w:sz w:val="21"/>
                <w:szCs w:val="21"/>
                <w:rPrChange w:id="197" w:author="张 杰" w:date="2022-04-24T22:07:00Z">
                  <w:rPr>
                    <w:rStyle w:val="a7"/>
                    <w:noProof/>
                  </w:rPr>
                </w:rPrChange>
              </w:rPr>
              <w:instrText xml:space="preserve"> </w:instrText>
            </w:r>
            <w:r w:rsidRPr="0008257B">
              <w:rPr>
                <w:rStyle w:val="a7"/>
                <w:rFonts w:ascii="黑体" w:eastAsia="黑体" w:hAnsi="黑体"/>
                <w:noProof/>
                <w:sz w:val="21"/>
                <w:szCs w:val="21"/>
                <w:rPrChange w:id="198" w:author="张 杰" w:date="2022-04-24T22:07:00Z">
                  <w:rPr>
                    <w:rStyle w:val="a7"/>
                    <w:noProof/>
                  </w:rPr>
                </w:rPrChange>
              </w:rPr>
              <w:fldChar w:fldCharType="separate"/>
            </w:r>
            <w:r w:rsidRPr="0008257B">
              <w:rPr>
                <w:rStyle w:val="a7"/>
                <w:rFonts w:ascii="黑体" w:eastAsia="黑体" w:hAnsi="黑体"/>
                <w:noProof/>
                <w:sz w:val="21"/>
                <w:szCs w:val="21"/>
                <w:rPrChange w:id="199" w:author="张 杰" w:date="2022-04-24T22:07:00Z">
                  <w:rPr>
                    <w:rStyle w:val="a7"/>
                    <w:rFonts w:ascii="Times New Roman" w:eastAsia="黑体" w:hAnsi="Times New Roman"/>
                    <w:noProof/>
                  </w:rPr>
                </w:rPrChange>
              </w:rPr>
              <w:t xml:space="preserve">2.6 </w:t>
            </w:r>
            <w:r w:rsidRPr="006C2BC7">
              <w:rPr>
                <w:rStyle w:val="a7"/>
                <w:rFonts w:ascii="Times New Roman" w:eastAsia="黑体" w:hAnsi="Times New Roman"/>
                <w:noProof/>
                <w:sz w:val="21"/>
                <w:szCs w:val="21"/>
                <w:rPrChange w:id="200" w:author="张 杰" w:date="2022-04-24T22:07:00Z">
                  <w:rPr>
                    <w:rStyle w:val="a7"/>
                    <w:rFonts w:ascii="Times New Roman" w:eastAsia="黑体" w:hAnsi="Times New Roman"/>
                    <w:noProof/>
                  </w:rPr>
                </w:rPrChange>
              </w:rPr>
              <w:t>MySQL</w:t>
            </w:r>
            <w:r w:rsidRPr="0008257B">
              <w:rPr>
                <w:rStyle w:val="a7"/>
                <w:rFonts w:ascii="黑体" w:eastAsia="黑体" w:hAnsi="黑体"/>
                <w:noProof/>
                <w:sz w:val="21"/>
                <w:szCs w:val="21"/>
                <w:rPrChange w:id="201" w:author="张 杰" w:date="2022-04-24T22:07:00Z">
                  <w:rPr>
                    <w:rStyle w:val="a7"/>
                    <w:rFonts w:ascii="黑体" w:eastAsia="黑体" w:hAnsi="黑体"/>
                    <w:noProof/>
                  </w:rPr>
                </w:rPrChange>
              </w:rPr>
              <w:t>数据库</w:t>
            </w:r>
            <w:r w:rsidRPr="0008257B">
              <w:rPr>
                <w:rFonts w:ascii="黑体" w:eastAsia="黑体" w:hAnsi="黑体"/>
                <w:noProof/>
                <w:webHidden/>
                <w:sz w:val="21"/>
                <w:szCs w:val="21"/>
                <w:rPrChange w:id="202" w:author="张 杰" w:date="2022-04-24T22:07:00Z">
                  <w:rPr>
                    <w:noProof/>
                    <w:webHidden/>
                  </w:rPr>
                </w:rPrChange>
              </w:rPr>
              <w:tab/>
            </w:r>
            <w:r w:rsidRPr="0008257B">
              <w:rPr>
                <w:rFonts w:ascii="黑体" w:eastAsia="黑体" w:hAnsi="黑体"/>
                <w:noProof/>
                <w:webHidden/>
                <w:sz w:val="21"/>
                <w:szCs w:val="21"/>
                <w:rPrChange w:id="203" w:author="张 杰" w:date="2022-04-24T22:07:00Z">
                  <w:rPr>
                    <w:noProof/>
                    <w:webHidden/>
                  </w:rPr>
                </w:rPrChange>
              </w:rPr>
              <w:fldChar w:fldCharType="begin"/>
            </w:r>
            <w:r w:rsidRPr="0008257B">
              <w:rPr>
                <w:rFonts w:ascii="黑体" w:eastAsia="黑体" w:hAnsi="黑体"/>
                <w:noProof/>
                <w:webHidden/>
                <w:sz w:val="21"/>
                <w:szCs w:val="21"/>
                <w:rPrChange w:id="204" w:author="张 杰" w:date="2022-04-24T22:07:00Z">
                  <w:rPr>
                    <w:noProof/>
                    <w:webHidden/>
                  </w:rPr>
                </w:rPrChange>
              </w:rPr>
              <w:instrText xml:space="preserve"> PAGEREF _Toc101730431 \h </w:instrText>
            </w:r>
          </w:ins>
          <w:r w:rsidRPr="0008257B">
            <w:rPr>
              <w:rFonts w:ascii="黑体" w:eastAsia="黑体" w:hAnsi="黑体"/>
              <w:noProof/>
              <w:webHidden/>
              <w:sz w:val="21"/>
              <w:szCs w:val="21"/>
              <w:rPrChange w:id="205"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206" w:author="张 杰" w:date="2022-04-24T22:07:00Z">
                <w:rPr>
                  <w:noProof/>
                  <w:webHidden/>
                </w:rPr>
              </w:rPrChange>
            </w:rPr>
            <w:fldChar w:fldCharType="separate"/>
          </w:r>
          <w:ins w:id="207" w:author="张 杰" w:date="2022-04-24T22:15:00Z">
            <w:r w:rsidR="00500037">
              <w:rPr>
                <w:rFonts w:ascii="黑体" w:eastAsia="黑体" w:hAnsi="黑体"/>
                <w:noProof/>
                <w:webHidden/>
                <w:sz w:val="21"/>
                <w:szCs w:val="21"/>
              </w:rPr>
              <w:t>6</w:t>
            </w:r>
          </w:ins>
          <w:ins w:id="208" w:author="张 杰" w:date="2022-04-24T22:06:00Z">
            <w:r w:rsidRPr="0008257B">
              <w:rPr>
                <w:rFonts w:ascii="黑体" w:eastAsia="黑体" w:hAnsi="黑体"/>
                <w:noProof/>
                <w:webHidden/>
                <w:sz w:val="21"/>
                <w:szCs w:val="21"/>
                <w:rPrChange w:id="209" w:author="张 杰" w:date="2022-04-24T22:07:00Z">
                  <w:rPr>
                    <w:noProof/>
                    <w:webHidden/>
                  </w:rPr>
                </w:rPrChange>
              </w:rPr>
              <w:fldChar w:fldCharType="end"/>
            </w:r>
            <w:r w:rsidRPr="0008257B">
              <w:rPr>
                <w:rStyle w:val="a7"/>
                <w:rFonts w:ascii="黑体" w:eastAsia="黑体" w:hAnsi="黑体"/>
                <w:noProof/>
                <w:sz w:val="21"/>
                <w:szCs w:val="21"/>
                <w:rPrChange w:id="210" w:author="张 杰" w:date="2022-04-24T22:07:00Z">
                  <w:rPr>
                    <w:rStyle w:val="a7"/>
                    <w:noProof/>
                  </w:rPr>
                </w:rPrChange>
              </w:rPr>
              <w:fldChar w:fldCharType="end"/>
            </w:r>
          </w:ins>
        </w:p>
        <w:p w14:paraId="57EEAF53" w14:textId="4A52323B" w:rsidR="0008257B" w:rsidRPr="0008257B" w:rsidRDefault="0008257B">
          <w:pPr>
            <w:pStyle w:val="TOC2"/>
            <w:tabs>
              <w:tab w:val="right" w:leader="dot" w:pos="8630"/>
            </w:tabs>
            <w:spacing w:line="240" w:lineRule="auto"/>
            <w:rPr>
              <w:ins w:id="211" w:author="张 杰" w:date="2022-04-24T22:06:00Z"/>
              <w:rFonts w:ascii="黑体" w:eastAsia="黑体" w:hAnsi="黑体" w:cstheme="minorBidi"/>
              <w:noProof/>
              <w:kern w:val="2"/>
              <w:sz w:val="21"/>
              <w:szCs w:val="21"/>
              <w:rPrChange w:id="212" w:author="张 杰" w:date="2022-04-24T22:07:00Z">
                <w:rPr>
                  <w:ins w:id="213" w:author="张 杰" w:date="2022-04-24T22:06:00Z"/>
                  <w:rFonts w:cstheme="minorBidi"/>
                  <w:noProof/>
                  <w:kern w:val="2"/>
                  <w:sz w:val="21"/>
                </w:rPr>
              </w:rPrChange>
            </w:rPr>
            <w:pPrChange w:id="214" w:author="张 杰" w:date="2022-04-24T22:07:00Z">
              <w:pPr>
                <w:pStyle w:val="TOC2"/>
                <w:tabs>
                  <w:tab w:val="right" w:leader="dot" w:pos="8630"/>
                </w:tabs>
              </w:pPr>
            </w:pPrChange>
          </w:pPr>
          <w:ins w:id="215" w:author="张 杰" w:date="2022-04-24T22:06:00Z">
            <w:r w:rsidRPr="0008257B">
              <w:rPr>
                <w:rStyle w:val="a7"/>
                <w:rFonts w:ascii="黑体" w:eastAsia="黑体" w:hAnsi="黑体"/>
                <w:noProof/>
                <w:sz w:val="21"/>
                <w:szCs w:val="21"/>
                <w:rPrChange w:id="216" w:author="张 杰" w:date="2022-04-24T22:07:00Z">
                  <w:rPr>
                    <w:rStyle w:val="a7"/>
                    <w:noProof/>
                  </w:rPr>
                </w:rPrChange>
              </w:rPr>
              <w:fldChar w:fldCharType="begin"/>
            </w:r>
            <w:r w:rsidRPr="0008257B">
              <w:rPr>
                <w:rStyle w:val="a7"/>
                <w:rFonts w:ascii="黑体" w:eastAsia="黑体" w:hAnsi="黑体"/>
                <w:noProof/>
                <w:sz w:val="21"/>
                <w:szCs w:val="21"/>
                <w:rPrChange w:id="217" w:author="张 杰" w:date="2022-04-24T22:07:00Z">
                  <w:rPr>
                    <w:rStyle w:val="a7"/>
                    <w:noProof/>
                  </w:rPr>
                </w:rPrChange>
              </w:rPr>
              <w:instrText xml:space="preserve"> </w:instrText>
            </w:r>
            <w:r w:rsidRPr="0008257B">
              <w:rPr>
                <w:rFonts w:ascii="黑体" w:eastAsia="黑体" w:hAnsi="黑体"/>
                <w:noProof/>
                <w:sz w:val="21"/>
                <w:szCs w:val="21"/>
                <w:rPrChange w:id="218" w:author="张 杰" w:date="2022-04-24T22:07:00Z">
                  <w:rPr>
                    <w:noProof/>
                  </w:rPr>
                </w:rPrChange>
              </w:rPr>
              <w:instrText>HYPERLINK \l "_Toc101730432"</w:instrText>
            </w:r>
            <w:r w:rsidRPr="0008257B">
              <w:rPr>
                <w:rStyle w:val="a7"/>
                <w:rFonts w:ascii="黑体" w:eastAsia="黑体" w:hAnsi="黑体"/>
                <w:noProof/>
                <w:sz w:val="21"/>
                <w:szCs w:val="21"/>
                <w:rPrChange w:id="219" w:author="张 杰" w:date="2022-04-24T22:07:00Z">
                  <w:rPr>
                    <w:rStyle w:val="a7"/>
                    <w:noProof/>
                  </w:rPr>
                </w:rPrChange>
              </w:rPr>
              <w:instrText xml:space="preserve"> </w:instrText>
            </w:r>
            <w:r w:rsidRPr="0008257B">
              <w:rPr>
                <w:rStyle w:val="a7"/>
                <w:rFonts w:ascii="黑体" w:eastAsia="黑体" w:hAnsi="黑体"/>
                <w:noProof/>
                <w:sz w:val="21"/>
                <w:szCs w:val="21"/>
                <w:rPrChange w:id="220" w:author="张 杰" w:date="2022-04-24T22:07:00Z">
                  <w:rPr>
                    <w:rStyle w:val="a7"/>
                    <w:noProof/>
                  </w:rPr>
                </w:rPrChange>
              </w:rPr>
              <w:fldChar w:fldCharType="separate"/>
            </w:r>
            <w:r w:rsidRPr="0008257B">
              <w:rPr>
                <w:rStyle w:val="a7"/>
                <w:rFonts w:ascii="黑体" w:eastAsia="黑体" w:hAnsi="黑体"/>
                <w:noProof/>
                <w:sz w:val="21"/>
                <w:szCs w:val="21"/>
                <w:rPrChange w:id="221" w:author="张 杰" w:date="2022-04-24T22:07:00Z">
                  <w:rPr>
                    <w:rStyle w:val="a7"/>
                    <w:rFonts w:ascii="Times New Roman" w:hAnsi="Times New Roman"/>
                    <w:noProof/>
                  </w:rPr>
                </w:rPrChange>
              </w:rPr>
              <w:t xml:space="preserve">2.7 </w:t>
            </w:r>
            <w:r w:rsidRPr="006C2BC7">
              <w:rPr>
                <w:rStyle w:val="a7"/>
                <w:rFonts w:ascii="Times New Roman" w:eastAsia="黑体" w:hAnsi="Times New Roman"/>
                <w:noProof/>
                <w:sz w:val="21"/>
                <w:szCs w:val="21"/>
                <w:rPrChange w:id="222" w:author="张 杰" w:date="2022-04-24T22:07:00Z">
                  <w:rPr>
                    <w:rStyle w:val="a7"/>
                    <w:rFonts w:ascii="Times New Roman" w:hAnsi="Times New Roman"/>
                    <w:noProof/>
                  </w:rPr>
                </w:rPrChange>
              </w:rPr>
              <w:t>MeiliSearch</w:t>
            </w:r>
            <w:r w:rsidRPr="0008257B">
              <w:rPr>
                <w:rStyle w:val="a7"/>
                <w:rFonts w:ascii="黑体" w:eastAsia="黑体" w:hAnsi="黑体"/>
                <w:noProof/>
                <w:sz w:val="21"/>
                <w:szCs w:val="21"/>
                <w:rPrChange w:id="223" w:author="张 杰" w:date="2022-04-24T22:07:00Z">
                  <w:rPr>
                    <w:rStyle w:val="a7"/>
                    <w:rFonts w:ascii="黑体" w:eastAsia="黑体" w:hAnsi="黑体"/>
                    <w:noProof/>
                  </w:rPr>
                </w:rPrChange>
              </w:rPr>
              <w:t>搜索引擎</w:t>
            </w:r>
            <w:r w:rsidRPr="0008257B">
              <w:rPr>
                <w:rFonts w:ascii="黑体" w:eastAsia="黑体" w:hAnsi="黑体"/>
                <w:noProof/>
                <w:webHidden/>
                <w:sz w:val="21"/>
                <w:szCs w:val="21"/>
                <w:rPrChange w:id="224" w:author="张 杰" w:date="2022-04-24T22:07:00Z">
                  <w:rPr>
                    <w:noProof/>
                    <w:webHidden/>
                  </w:rPr>
                </w:rPrChange>
              </w:rPr>
              <w:tab/>
            </w:r>
            <w:r w:rsidRPr="0008257B">
              <w:rPr>
                <w:rFonts w:ascii="黑体" w:eastAsia="黑体" w:hAnsi="黑体"/>
                <w:noProof/>
                <w:webHidden/>
                <w:sz w:val="21"/>
                <w:szCs w:val="21"/>
                <w:rPrChange w:id="225" w:author="张 杰" w:date="2022-04-24T22:07:00Z">
                  <w:rPr>
                    <w:noProof/>
                    <w:webHidden/>
                  </w:rPr>
                </w:rPrChange>
              </w:rPr>
              <w:fldChar w:fldCharType="begin"/>
            </w:r>
            <w:r w:rsidRPr="0008257B">
              <w:rPr>
                <w:rFonts w:ascii="黑体" w:eastAsia="黑体" w:hAnsi="黑体"/>
                <w:noProof/>
                <w:webHidden/>
                <w:sz w:val="21"/>
                <w:szCs w:val="21"/>
                <w:rPrChange w:id="226" w:author="张 杰" w:date="2022-04-24T22:07:00Z">
                  <w:rPr>
                    <w:noProof/>
                    <w:webHidden/>
                  </w:rPr>
                </w:rPrChange>
              </w:rPr>
              <w:instrText xml:space="preserve"> PAGEREF _Toc101730432 \h </w:instrText>
            </w:r>
          </w:ins>
          <w:r w:rsidRPr="0008257B">
            <w:rPr>
              <w:rFonts w:ascii="黑体" w:eastAsia="黑体" w:hAnsi="黑体"/>
              <w:noProof/>
              <w:webHidden/>
              <w:sz w:val="21"/>
              <w:szCs w:val="21"/>
              <w:rPrChange w:id="227"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228" w:author="张 杰" w:date="2022-04-24T22:07:00Z">
                <w:rPr>
                  <w:noProof/>
                  <w:webHidden/>
                </w:rPr>
              </w:rPrChange>
            </w:rPr>
            <w:fldChar w:fldCharType="separate"/>
          </w:r>
          <w:ins w:id="229" w:author="张 杰" w:date="2022-04-24T22:15:00Z">
            <w:r w:rsidR="00500037">
              <w:rPr>
                <w:rFonts w:ascii="黑体" w:eastAsia="黑体" w:hAnsi="黑体"/>
                <w:noProof/>
                <w:webHidden/>
                <w:sz w:val="21"/>
                <w:szCs w:val="21"/>
              </w:rPr>
              <w:t>6</w:t>
            </w:r>
          </w:ins>
          <w:ins w:id="230" w:author="张 杰" w:date="2022-04-24T22:06:00Z">
            <w:r w:rsidRPr="0008257B">
              <w:rPr>
                <w:rFonts w:ascii="黑体" w:eastAsia="黑体" w:hAnsi="黑体"/>
                <w:noProof/>
                <w:webHidden/>
                <w:sz w:val="21"/>
                <w:szCs w:val="21"/>
                <w:rPrChange w:id="231" w:author="张 杰" w:date="2022-04-24T22:07:00Z">
                  <w:rPr>
                    <w:noProof/>
                    <w:webHidden/>
                  </w:rPr>
                </w:rPrChange>
              </w:rPr>
              <w:fldChar w:fldCharType="end"/>
            </w:r>
            <w:r w:rsidRPr="0008257B">
              <w:rPr>
                <w:rStyle w:val="a7"/>
                <w:rFonts w:ascii="黑体" w:eastAsia="黑体" w:hAnsi="黑体"/>
                <w:noProof/>
                <w:sz w:val="21"/>
                <w:szCs w:val="21"/>
                <w:rPrChange w:id="232" w:author="张 杰" w:date="2022-04-24T22:07:00Z">
                  <w:rPr>
                    <w:rStyle w:val="a7"/>
                    <w:noProof/>
                  </w:rPr>
                </w:rPrChange>
              </w:rPr>
              <w:fldChar w:fldCharType="end"/>
            </w:r>
          </w:ins>
        </w:p>
        <w:p w14:paraId="7AC8E2D5" w14:textId="044CC01A" w:rsidR="0008257B" w:rsidRPr="0008257B" w:rsidRDefault="0008257B">
          <w:pPr>
            <w:pStyle w:val="TOC2"/>
            <w:tabs>
              <w:tab w:val="right" w:leader="dot" w:pos="8630"/>
            </w:tabs>
            <w:spacing w:line="240" w:lineRule="auto"/>
            <w:rPr>
              <w:ins w:id="233" w:author="张 杰" w:date="2022-04-24T22:06:00Z"/>
              <w:rFonts w:ascii="黑体" w:eastAsia="黑体" w:hAnsi="黑体" w:cstheme="minorBidi"/>
              <w:noProof/>
              <w:kern w:val="2"/>
              <w:sz w:val="21"/>
              <w:szCs w:val="21"/>
              <w:rPrChange w:id="234" w:author="张 杰" w:date="2022-04-24T22:07:00Z">
                <w:rPr>
                  <w:ins w:id="235" w:author="张 杰" w:date="2022-04-24T22:06:00Z"/>
                  <w:rFonts w:cstheme="minorBidi"/>
                  <w:noProof/>
                  <w:kern w:val="2"/>
                  <w:sz w:val="21"/>
                </w:rPr>
              </w:rPrChange>
            </w:rPr>
            <w:pPrChange w:id="236" w:author="张 杰" w:date="2022-04-24T22:07:00Z">
              <w:pPr>
                <w:pStyle w:val="TOC2"/>
                <w:tabs>
                  <w:tab w:val="right" w:leader="dot" w:pos="8630"/>
                </w:tabs>
              </w:pPr>
            </w:pPrChange>
          </w:pPr>
          <w:ins w:id="237" w:author="张 杰" w:date="2022-04-24T22:06:00Z">
            <w:r w:rsidRPr="0008257B">
              <w:rPr>
                <w:rStyle w:val="a7"/>
                <w:rFonts w:ascii="黑体" w:eastAsia="黑体" w:hAnsi="黑体"/>
                <w:noProof/>
                <w:sz w:val="21"/>
                <w:szCs w:val="21"/>
                <w:rPrChange w:id="238" w:author="张 杰" w:date="2022-04-24T22:07:00Z">
                  <w:rPr>
                    <w:rStyle w:val="a7"/>
                    <w:noProof/>
                  </w:rPr>
                </w:rPrChange>
              </w:rPr>
              <w:fldChar w:fldCharType="begin"/>
            </w:r>
            <w:r w:rsidRPr="0008257B">
              <w:rPr>
                <w:rStyle w:val="a7"/>
                <w:rFonts w:ascii="黑体" w:eastAsia="黑体" w:hAnsi="黑体"/>
                <w:noProof/>
                <w:sz w:val="21"/>
                <w:szCs w:val="21"/>
                <w:rPrChange w:id="239" w:author="张 杰" w:date="2022-04-24T22:07:00Z">
                  <w:rPr>
                    <w:rStyle w:val="a7"/>
                    <w:noProof/>
                  </w:rPr>
                </w:rPrChange>
              </w:rPr>
              <w:instrText xml:space="preserve"> </w:instrText>
            </w:r>
            <w:r w:rsidRPr="0008257B">
              <w:rPr>
                <w:rFonts w:ascii="黑体" w:eastAsia="黑体" w:hAnsi="黑体"/>
                <w:noProof/>
                <w:sz w:val="21"/>
                <w:szCs w:val="21"/>
                <w:rPrChange w:id="240" w:author="张 杰" w:date="2022-04-24T22:07:00Z">
                  <w:rPr>
                    <w:noProof/>
                  </w:rPr>
                </w:rPrChange>
              </w:rPr>
              <w:instrText>HYPERLINK \l "_Toc101730433"</w:instrText>
            </w:r>
            <w:r w:rsidRPr="0008257B">
              <w:rPr>
                <w:rStyle w:val="a7"/>
                <w:rFonts w:ascii="黑体" w:eastAsia="黑体" w:hAnsi="黑体"/>
                <w:noProof/>
                <w:sz w:val="21"/>
                <w:szCs w:val="21"/>
                <w:rPrChange w:id="241" w:author="张 杰" w:date="2022-04-24T22:07:00Z">
                  <w:rPr>
                    <w:rStyle w:val="a7"/>
                    <w:noProof/>
                  </w:rPr>
                </w:rPrChange>
              </w:rPr>
              <w:instrText xml:space="preserve"> </w:instrText>
            </w:r>
            <w:r w:rsidRPr="0008257B">
              <w:rPr>
                <w:rStyle w:val="a7"/>
                <w:rFonts w:ascii="黑体" w:eastAsia="黑体" w:hAnsi="黑体"/>
                <w:noProof/>
                <w:sz w:val="21"/>
                <w:szCs w:val="21"/>
                <w:rPrChange w:id="242" w:author="张 杰" w:date="2022-04-24T22:07:00Z">
                  <w:rPr>
                    <w:rStyle w:val="a7"/>
                    <w:noProof/>
                  </w:rPr>
                </w:rPrChange>
              </w:rPr>
              <w:fldChar w:fldCharType="separate"/>
            </w:r>
            <w:r w:rsidRPr="0008257B">
              <w:rPr>
                <w:rStyle w:val="a7"/>
                <w:rFonts w:ascii="黑体" w:eastAsia="黑体" w:hAnsi="黑体"/>
                <w:noProof/>
                <w:sz w:val="21"/>
                <w:szCs w:val="21"/>
                <w:rPrChange w:id="243" w:author="张 杰" w:date="2022-04-24T22:07:00Z">
                  <w:rPr>
                    <w:rStyle w:val="a7"/>
                    <w:rFonts w:ascii="Times New Roman" w:eastAsia="黑体" w:hAnsi="Times New Roman"/>
                    <w:noProof/>
                  </w:rPr>
                </w:rPrChange>
              </w:rPr>
              <w:t xml:space="preserve">2.8 </w:t>
            </w:r>
            <w:r w:rsidRPr="006C2BC7">
              <w:rPr>
                <w:rStyle w:val="a7"/>
                <w:rFonts w:ascii="Times New Roman" w:eastAsia="黑体" w:hAnsi="Times New Roman"/>
                <w:noProof/>
                <w:sz w:val="21"/>
                <w:szCs w:val="21"/>
                <w:rPrChange w:id="244" w:author="张 杰" w:date="2022-04-24T22:07:00Z">
                  <w:rPr>
                    <w:rStyle w:val="a7"/>
                    <w:rFonts w:ascii="Times New Roman" w:eastAsia="黑体" w:hAnsi="Times New Roman"/>
                    <w:noProof/>
                  </w:rPr>
                </w:rPrChange>
              </w:rPr>
              <w:t>Docker</w:t>
            </w:r>
            <w:r w:rsidRPr="0008257B">
              <w:rPr>
                <w:rStyle w:val="a7"/>
                <w:rFonts w:ascii="黑体" w:eastAsia="黑体" w:hAnsi="黑体"/>
                <w:noProof/>
                <w:sz w:val="21"/>
                <w:szCs w:val="21"/>
                <w:rPrChange w:id="245" w:author="张 杰" w:date="2022-04-24T22:07:00Z">
                  <w:rPr>
                    <w:rStyle w:val="a7"/>
                    <w:rFonts w:ascii="黑体" w:eastAsia="黑体" w:hAnsi="黑体"/>
                    <w:noProof/>
                  </w:rPr>
                </w:rPrChange>
              </w:rPr>
              <w:t>容器化</w:t>
            </w:r>
            <w:r w:rsidRPr="0008257B">
              <w:rPr>
                <w:rFonts w:ascii="黑体" w:eastAsia="黑体" w:hAnsi="黑体"/>
                <w:noProof/>
                <w:webHidden/>
                <w:sz w:val="21"/>
                <w:szCs w:val="21"/>
                <w:rPrChange w:id="246" w:author="张 杰" w:date="2022-04-24T22:07:00Z">
                  <w:rPr>
                    <w:noProof/>
                    <w:webHidden/>
                  </w:rPr>
                </w:rPrChange>
              </w:rPr>
              <w:tab/>
            </w:r>
            <w:r w:rsidRPr="0008257B">
              <w:rPr>
                <w:rFonts w:ascii="黑体" w:eastAsia="黑体" w:hAnsi="黑体"/>
                <w:noProof/>
                <w:webHidden/>
                <w:sz w:val="21"/>
                <w:szCs w:val="21"/>
                <w:rPrChange w:id="247" w:author="张 杰" w:date="2022-04-24T22:07:00Z">
                  <w:rPr>
                    <w:noProof/>
                    <w:webHidden/>
                  </w:rPr>
                </w:rPrChange>
              </w:rPr>
              <w:fldChar w:fldCharType="begin"/>
            </w:r>
            <w:r w:rsidRPr="0008257B">
              <w:rPr>
                <w:rFonts w:ascii="黑体" w:eastAsia="黑体" w:hAnsi="黑体"/>
                <w:noProof/>
                <w:webHidden/>
                <w:sz w:val="21"/>
                <w:szCs w:val="21"/>
                <w:rPrChange w:id="248" w:author="张 杰" w:date="2022-04-24T22:07:00Z">
                  <w:rPr>
                    <w:noProof/>
                    <w:webHidden/>
                  </w:rPr>
                </w:rPrChange>
              </w:rPr>
              <w:instrText xml:space="preserve"> PAGEREF _Toc101730433 \h </w:instrText>
            </w:r>
          </w:ins>
          <w:r w:rsidRPr="0008257B">
            <w:rPr>
              <w:rFonts w:ascii="黑体" w:eastAsia="黑体" w:hAnsi="黑体"/>
              <w:noProof/>
              <w:webHidden/>
              <w:sz w:val="21"/>
              <w:szCs w:val="21"/>
              <w:rPrChange w:id="249"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250" w:author="张 杰" w:date="2022-04-24T22:07:00Z">
                <w:rPr>
                  <w:noProof/>
                  <w:webHidden/>
                </w:rPr>
              </w:rPrChange>
            </w:rPr>
            <w:fldChar w:fldCharType="separate"/>
          </w:r>
          <w:ins w:id="251" w:author="张 杰" w:date="2022-04-24T22:15:00Z">
            <w:r w:rsidR="00500037">
              <w:rPr>
                <w:rFonts w:ascii="黑体" w:eastAsia="黑体" w:hAnsi="黑体"/>
                <w:noProof/>
                <w:webHidden/>
                <w:sz w:val="21"/>
                <w:szCs w:val="21"/>
              </w:rPr>
              <w:t>6</w:t>
            </w:r>
          </w:ins>
          <w:ins w:id="252" w:author="张 杰" w:date="2022-04-24T22:06:00Z">
            <w:r w:rsidRPr="0008257B">
              <w:rPr>
                <w:rFonts w:ascii="黑体" w:eastAsia="黑体" w:hAnsi="黑体"/>
                <w:noProof/>
                <w:webHidden/>
                <w:sz w:val="21"/>
                <w:szCs w:val="21"/>
                <w:rPrChange w:id="253" w:author="张 杰" w:date="2022-04-24T22:07:00Z">
                  <w:rPr>
                    <w:noProof/>
                    <w:webHidden/>
                  </w:rPr>
                </w:rPrChange>
              </w:rPr>
              <w:fldChar w:fldCharType="end"/>
            </w:r>
            <w:r w:rsidRPr="0008257B">
              <w:rPr>
                <w:rStyle w:val="a7"/>
                <w:rFonts w:ascii="黑体" w:eastAsia="黑体" w:hAnsi="黑体"/>
                <w:noProof/>
                <w:sz w:val="21"/>
                <w:szCs w:val="21"/>
                <w:rPrChange w:id="254" w:author="张 杰" w:date="2022-04-24T22:07:00Z">
                  <w:rPr>
                    <w:rStyle w:val="a7"/>
                    <w:noProof/>
                  </w:rPr>
                </w:rPrChange>
              </w:rPr>
              <w:fldChar w:fldCharType="end"/>
            </w:r>
          </w:ins>
        </w:p>
        <w:p w14:paraId="07B303DD" w14:textId="312BE303" w:rsidR="0008257B" w:rsidRPr="0008257B" w:rsidRDefault="0008257B" w:rsidP="006E0B0A">
          <w:pPr>
            <w:pStyle w:val="TOC1"/>
            <w:rPr>
              <w:ins w:id="255" w:author="张 杰" w:date="2022-04-24T22:06:00Z"/>
              <w:rFonts w:cstheme="minorBidi"/>
              <w:kern w:val="2"/>
            </w:rPr>
          </w:pPr>
          <w:ins w:id="256" w:author="张 杰" w:date="2022-04-24T22:06:00Z">
            <w:r w:rsidRPr="0008257B">
              <w:rPr>
                <w:rStyle w:val="a7"/>
              </w:rPr>
              <w:fldChar w:fldCharType="begin"/>
            </w:r>
            <w:r w:rsidRPr="0008257B">
              <w:rPr>
                <w:rStyle w:val="a7"/>
              </w:rPr>
              <w:instrText xml:space="preserve"> </w:instrText>
            </w:r>
            <w:r w:rsidRPr="0008257B">
              <w:instrText>HYPERLINK \l "_Toc101730434"</w:instrText>
            </w:r>
            <w:r w:rsidRPr="0008257B">
              <w:rPr>
                <w:rStyle w:val="a7"/>
              </w:rPr>
              <w:instrText xml:space="preserve"> </w:instrText>
            </w:r>
            <w:r w:rsidRPr="0008257B">
              <w:rPr>
                <w:rStyle w:val="a7"/>
                <w:rPrChange w:id="257" w:author="张 杰" w:date="2022-04-24T22:07:00Z">
                  <w:rPr>
                    <w:rStyle w:val="a7"/>
                  </w:rPr>
                </w:rPrChange>
              </w:rPr>
              <w:fldChar w:fldCharType="separate"/>
            </w:r>
            <w:r w:rsidRPr="0008257B">
              <w:rPr>
                <w:rStyle w:val="a7"/>
              </w:rPr>
              <w:t>第</w:t>
            </w:r>
            <w:r w:rsidRPr="0008257B">
              <w:rPr>
                <w:rStyle w:val="a7"/>
                <w:rPrChange w:id="258" w:author="张 杰" w:date="2022-04-24T22:07:00Z">
                  <w:rPr>
                    <w:rStyle w:val="a7"/>
                    <w:rFonts w:ascii="Times New Roman" w:hAnsi="Times New Roman"/>
                  </w:rPr>
                </w:rPrChange>
              </w:rPr>
              <w:t>3</w:t>
            </w:r>
            <w:r w:rsidRPr="0008257B">
              <w:rPr>
                <w:rStyle w:val="a7"/>
              </w:rPr>
              <w:t>章 二维码展品介绍系统需求分析</w:t>
            </w:r>
            <w:r w:rsidRPr="0008257B">
              <w:rPr>
                <w:webHidden/>
              </w:rPr>
              <w:tab/>
            </w:r>
            <w:r w:rsidRPr="002E7431">
              <w:rPr>
                <w:webHidden/>
              </w:rPr>
              <w:fldChar w:fldCharType="begin"/>
            </w:r>
            <w:r w:rsidRPr="0008257B">
              <w:rPr>
                <w:webHidden/>
              </w:rPr>
              <w:instrText xml:space="preserve"> PAGEREF _Toc101730434 \h </w:instrText>
            </w:r>
          </w:ins>
          <w:r w:rsidRPr="0008257B">
            <w:rPr>
              <w:webHidden/>
              <w:rPrChange w:id="259" w:author="张 杰" w:date="2022-04-24T22:07:00Z">
                <w:rPr>
                  <w:webHidden/>
                </w:rPr>
              </w:rPrChange>
            </w:rPr>
          </w:r>
          <w:r w:rsidRPr="0008257B">
            <w:rPr>
              <w:webHidden/>
              <w:rPrChange w:id="260" w:author="张 杰" w:date="2022-04-24T22:07:00Z">
                <w:rPr>
                  <w:webHidden/>
                </w:rPr>
              </w:rPrChange>
            </w:rPr>
            <w:fldChar w:fldCharType="separate"/>
          </w:r>
          <w:ins w:id="261" w:author="张 杰" w:date="2022-04-24T22:15:00Z">
            <w:r w:rsidR="00500037">
              <w:rPr>
                <w:webHidden/>
              </w:rPr>
              <w:t>7</w:t>
            </w:r>
          </w:ins>
          <w:ins w:id="262" w:author="张 杰" w:date="2022-04-24T22:06:00Z">
            <w:r w:rsidRPr="002E7431">
              <w:rPr>
                <w:webHidden/>
              </w:rPr>
              <w:fldChar w:fldCharType="end"/>
            </w:r>
            <w:r w:rsidRPr="002E7431">
              <w:rPr>
                <w:rStyle w:val="a7"/>
              </w:rPr>
              <w:fldChar w:fldCharType="end"/>
            </w:r>
          </w:ins>
        </w:p>
        <w:p w14:paraId="79A7D9C6" w14:textId="4387FF1B" w:rsidR="0008257B" w:rsidRPr="0008257B" w:rsidRDefault="0008257B">
          <w:pPr>
            <w:pStyle w:val="TOC2"/>
            <w:tabs>
              <w:tab w:val="right" w:leader="dot" w:pos="8630"/>
            </w:tabs>
            <w:spacing w:line="240" w:lineRule="auto"/>
            <w:rPr>
              <w:ins w:id="263" w:author="张 杰" w:date="2022-04-24T22:06:00Z"/>
              <w:rFonts w:ascii="黑体" w:eastAsia="黑体" w:hAnsi="黑体" w:cstheme="minorBidi"/>
              <w:noProof/>
              <w:kern w:val="2"/>
              <w:sz w:val="21"/>
              <w:szCs w:val="21"/>
              <w:rPrChange w:id="264" w:author="张 杰" w:date="2022-04-24T22:07:00Z">
                <w:rPr>
                  <w:ins w:id="265" w:author="张 杰" w:date="2022-04-24T22:06:00Z"/>
                  <w:rFonts w:cstheme="minorBidi"/>
                  <w:noProof/>
                  <w:kern w:val="2"/>
                  <w:sz w:val="21"/>
                </w:rPr>
              </w:rPrChange>
            </w:rPr>
            <w:pPrChange w:id="266" w:author="张 杰" w:date="2022-04-24T22:07:00Z">
              <w:pPr>
                <w:pStyle w:val="TOC2"/>
                <w:tabs>
                  <w:tab w:val="right" w:leader="dot" w:pos="8630"/>
                </w:tabs>
              </w:pPr>
            </w:pPrChange>
          </w:pPr>
          <w:ins w:id="267" w:author="张 杰" w:date="2022-04-24T22:06:00Z">
            <w:r w:rsidRPr="0008257B">
              <w:rPr>
                <w:rStyle w:val="a7"/>
                <w:rFonts w:ascii="黑体" w:eastAsia="黑体" w:hAnsi="黑体"/>
                <w:noProof/>
                <w:sz w:val="21"/>
                <w:szCs w:val="21"/>
                <w:rPrChange w:id="268" w:author="张 杰" w:date="2022-04-24T22:07:00Z">
                  <w:rPr>
                    <w:rStyle w:val="a7"/>
                    <w:noProof/>
                  </w:rPr>
                </w:rPrChange>
              </w:rPr>
              <w:fldChar w:fldCharType="begin"/>
            </w:r>
            <w:r w:rsidRPr="0008257B">
              <w:rPr>
                <w:rStyle w:val="a7"/>
                <w:rFonts w:ascii="黑体" w:eastAsia="黑体" w:hAnsi="黑体"/>
                <w:noProof/>
                <w:sz w:val="21"/>
                <w:szCs w:val="21"/>
                <w:rPrChange w:id="269" w:author="张 杰" w:date="2022-04-24T22:07:00Z">
                  <w:rPr>
                    <w:rStyle w:val="a7"/>
                    <w:noProof/>
                  </w:rPr>
                </w:rPrChange>
              </w:rPr>
              <w:instrText xml:space="preserve"> </w:instrText>
            </w:r>
            <w:r w:rsidRPr="0008257B">
              <w:rPr>
                <w:rFonts w:ascii="黑体" w:eastAsia="黑体" w:hAnsi="黑体"/>
                <w:noProof/>
                <w:sz w:val="21"/>
                <w:szCs w:val="21"/>
                <w:rPrChange w:id="270" w:author="张 杰" w:date="2022-04-24T22:07:00Z">
                  <w:rPr>
                    <w:noProof/>
                  </w:rPr>
                </w:rPrChange>
              </w:rPr>
              <w:instrText>HYPERLINK \l "_Toc101730435"</w:instrText>
            </w:r>
            <w:r w:rsidRPr="0008257B">
              <w:rPr>
                <w:rStyle w:val="a7"/>
                <w:rFonts w:ascii="黑体" w:eastAsia="黑体" w:hAnsi="黑体"/>
                <w:noProof/>
                <w:sz w:val="21"/>
                <w:szCs w:val="21"/>
                <w:rPrChange w:id="271" w:author="张 杰" w:date="2022-04-24T22:07:00Z">
                  <w:rPr>
                    <w:rStyle w:val="a7"/>
                    <w:noProof/>
                  </w:rPr>
                </w:rPrChange>
              </w:rPr>
              <w:instrText xml:space="preserve"> </w:instrText>
            </w:r>
            <w:r w:rsidRPr="0008257B">
              <w:rPr>
                <w:rStyle w:val="a7"/>
                <w:rFonts w:ascii="黑体" w:eastAsia="黑体" w:hAnsi="黑体"/>
                <w:noProof/>
                <w:sz w:val="21"/>
                <w:szCs w:val="21"/>
                <w:rPrChange w:id="272" w:author="张 杰" w:date="2022-04-24T22:07:00Z">
                  <w:rPr>
                    <w:rStyle w:val="a7"/>
                    <w:noProof/>
                  </w:rPr>
                </w:rPrChange>
              </w:rPr>
              <w:fldChar w:fldCharType="separate"/>
            </w:r>
            <w:r w:rsidRPr="0008257B">
              <w:rPr>
                <w:rStyle w:val="a7"/>
                <w:rFonts w:ascii="黑体" w:eastAsia="黑体" w:hAnsi="黑体"/>
                <w:noProof/>
                <w:sz w:val="21"/>
                <w:szCs w:val="21"/>
                <w:rPrChange w:id="273" w:author="张 杰" w:date="2022-04-24T22:07:00Z">
                  <w:rPr>
                    <w:rStyle w:val="a7"/>
                    <w:rFonts w:ascii="Times New Roman" w:eastAsia="黑体" w:hAnsi="Times New Roman"/>
                    <w:noProof/>
                  </w:rPr>
                </w:rPrChange>
              </w:rPr>
              <w:t xml:space="preserve">3.1 </w:t>
            </w:r>
            <w:r w:rsidRPr="0008257B">
              <w:rPr>
                <w:rStyle w:val="a7"/>
                <w:rFonts w:ascii="黑体" w:eastAsia="黑体" w:hAnsi="黑体"/>
                <w:noProof/>
                <w:sz w:val="21"/>
                <w:szCs w:val="21"/>
                <w:rPrChange w:id="274" w:author="张 杰" w:date="2022-04-24T22:07:00Z">
                  <w:rPr>
                    <w:rStyle w:val="a7"/>
                    <w:rFonts w:ascii="黑体" w:eastAsia="黑体" w:hAnsi="黑体"/>
                    <w:noProof/>
                  </w:rPr>
                </w:rPrChange>
              </w:rPr>
              <w:t>功能需求</w:t>
            </w:r>
            <w:r w:rsidRPr="0008257B">
              <w:rPr>
                <w:rFonts w:ascii="黑体" w:eastAsia="黑体" w:hAnsi="黑体"/>
                <w:noProof/>
                <w:webHidden/>
                <w:sz w:val="21"/>
                <w:szCs w:val="21"/>
                <w:rPrChange w:id="275" w:author="张 杰" w:date="2022-04-24T22:07:00Z">
                  <w:rPr>
                    <w:noProof/>
                    <w:webHidden/>
                  </w:rPr>
                </w:rPrChange>
              </w:rPr>
              <w:tab/>
            </w:r>
            <w:r w:rsidRPr="0008257B">
              <w:rPr>
                <w:rFonts w:ascii="黑体" w:eastAsia="黑体" w:hAnsi="黑体"/>
                <w:noProof/>
                <w:webHidden/>
                <w:sz w:val="21"/>
                <w:szCs w:val="21"/>
                <w:rPrChange w:id="276" w:author="张 杰" w:date="2022-04-24T22:07:00Z">
                  <w:rPr>
                    <w:noProof/>
                    <w:webHidden/>
                  </w:rPr>
                </w:rPrChange>
              </w:rPr>
              <w:fldChar w:fldCharType="begin"/>
            </w:r>
            <w:r w:rsidRPr="0008257B">
              <w:rPr>
                <w:rFonts w:ascii="黑体" w:eastAsia="黑体" w:hAnsi="黑体"/>
                <w:noProof/>
                <w:webHidden/>
                <w:sz w:val="21"/>
                <w:szCs w:val="21"/>
                <w:rPrChange w:id="277" w:author="张 杰" w:date="2022-04-24T22:07:00Z">
                  <w:rPr>
                    <w:noProof/>
                    <w:webHidden/>
                  </w:rPr>
                </w:rPrChange>
              </w:rPr>
              <w:instrText xml:space="preserve"> PAGEREF _Toc101730435 \h </w:instrText>
            </w:r>
          </w:ins>
          <w:r w:rsidRPr="0008257B">
            <w:rPr>
              <w:rFonts w:ascii="黑体" w:eastAsia="黑体" w:hAnsi="黑体"/>
              <w:noProof/>
              <w:webHidden/>
              <w:sz w:val="21"/>
              <w:szCs w:val="21"/>
              <w:rPrChange w:id="278"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279" w:author="张 杰" w:date="2022-04-24T22:07:00Z">
                <w:rPr>
                  <w:noProof/>
                  <w:webHidden/>
                </w:rPr>
              </w:rPrChange>
            </w:rPr>
            <w:fldChar w:fldCharType="separate"/>
          </w:r>
          <w:ins w:id="280" w:author="张 杰" w:date="2022-04-24T22:15:00Z">
            <w:r w:rsidR="00500037">
              <w:rPr>
                <w:rFonts w:ascii="黑体" w:eastAsia="黑体" w:hAnsi="黑体"/>
                <w:noProof/>
                <w:webHidden/>
                <w:sz w:val="21"/>
                <w:szCs w:val="21"/>
              </w:rPr>
              <w:t>7</w:t>
            </w:r>
          </w:ins>
          <w:ins w:id="281" w:author="张 杰" w:date="2022-04-24T22:06:00Z">
            <w:r w:rsidRPr="0008257B">
              <w:rPr>
                <w:rFonts w:ascii="黑体" w:eastAsia="黑体" w:hAnsi="黑体"/>
                <w:noProof/>
                <w:webHidden/>
                <w:sz w:val="21"/>
                <w:szCs w:val="21"/>
                <w:rPrChange w:id="282" w:author="张 杰" w:date="2022-04-24T22:07:00Z">
                  <w:rPr>
                    <w:noProof/>
                    <w:webHidden/>
                  </w:rPr>
                </w:rPrChange>
              </w:rPr>
              <w:fldChar w:fldCharType="end"/>
            </w:r>
            <w:r w:rsidRPr="0008257B">
              <w:rPr>
                <w:rStyle w:val="a7"/>
                <w:rFonts w:ascii="黑体" w:eastAsia="黑体" w:hAnsi="黑体"/>
                <w:noProof/>
                <w:sz w:val="21"/>
                <w:szCs w:val="21"/>
                <w:rPrChange w:id="283" w:author="张 杰" w:date="2022-04-24T22:07:00Z">
                  <w:rPr>
                    <w:rStyle w:val="a7"/>
                    <w:noProof/>
                  </w:rPr>
                </w:rPrChange>
              </w:rPr>
              <w:fldChar w:fldCharType="end"/>
            </w:r>
          </w:ins>
        </w:p>
        <w:p w14:paraId="375A6C61" w14:textId="1D883A0D" w:rsidR="0008257B" w:rsidRPr="0008257B" w:rsidRDefault="0008257B">
          <w:pPr>
            <w:pStyle w:val="TOC2"/>
            <w:tabs>
              <w:tab w:val="right" w:leader="dot" w:pos="8630"/>
            </w:tabs>
            <w:spacing w:line="240" w:lineRule="auto"/>
            <w:rPr>
              <w:ins w:id="284" w:author="张 杰" w:date="2022-04-24T22:06:00Z"/>
              <w:rFonts w:ascii="黑体" w:eastAsia="黑体" w:hAnsi="黑体" w:cstheme="minorBidi"/>
              <w:noProof/>
              <w:kern w:val="2"/>
              <w:sz w:val="21"/>
              <w:szCs w:val="21"/>
              <w:rPrChange w:id="285" w:author="张 杰" w:date="2022-04-24T22:07:00Z">
                <w:rPr>
                  <w:ins w:id="286" w:author="张 杰" w:date="2022-04-24T22:06:00Z"/>
                  <w:rFonts w:cstheme="minorBidi"/>
                  <w:noProof/>
                  <w:kern w:val="2"/>
                  <w:sz w:val="21"/>
                </w:rPr>
              </w:rPrChange>
            </w:rPr>
            <w:pPrChange w:id="287" w:author="张 杰" w:date="2022-04-24T22:07:00Z">
              <w:pPr>
                <w:pStyle w:val="TOC2"/>
                <w:tabs>
                  <w:tab w:val="right" w:leader="dot" w:pos="8630"/>
                </w:tabs>
              </w:pPr>
            </w:pPrChange>
          </w:pPr>
          <w:ins w:id="288" w:author="张 杰" w:date="2022-04-24T22:06:00Z">
            <w:r w:rsidRPr="0008257B">
              <w:rPr>
                <w:rStyle w:val="a7"/>
                <w:rFonts w:ascii="黑体" w:eastAsia="黑体" w:hAnsi="黑体"/>
                <w:noProof/>
                <w:sz w:val="21"/>
                <w:szCs w:val="21"/>
                <w:rPrChange w:id="289" w:author="张 杰" w:date="2022-04-24T22:07:00Z">
                  <w:rPr>
                    <w:rStyle w:val="a7"/>
                    <w:noProof/>
                  </w:rPr>
                </w:rPrChange>
              </w:rPr>
              <w:fldChar w:fldCharType="begin"/>
            </w:r>
            <w:r w:rsidRPr="0008257B">
              <w:rPr>
                <w:rStyle w:val="a7"/>
                <w:rFonts w:ascii="黑体" w:eastAsia="黑体" w:hAnsi="黑体"/>
                <w:noProof/>
                <w:sz w:val="21"/>
                <w:szCs w:val="21"/>
                <w:rPrChange w:id="290" w:author="张 杰" w:date="2022-04-24T22:07:00Z">
                  <w:rPr>
                    <w:rStyle w:val="a7"/>
                    <w:noProof/>
                  </w:rPr>
                </w:rPrChange>
              </w:rPr>
              <w:instrText xml:space="preserve"> </w:instrText>
            </w:r>
            <w:r w:rsidRPr="0008257B">
              <w:rPr>
                <w:rFonts w:ascii="黑体" w:eastAsia="黑体" w:hAnsi="黑体"/>
                <w:noProof/>
                <w:sz w:val="21"/>
                <w:szCs w:val="21"/>
                <w:rPrChange w:id="291" w:author="张 杰" w:date="2022-04-24T22:07:00Z">
                  <w:rPr>
                    <w:noProof/>
                  </w:rPr>
                </w:rPrChange>
              </w:rPr>
              <w:instrText>HYPERLINK \l "_Toc101730436"</w:instrText>
            </w:r>
            <w:r w:rsidRPr="0008257B">
              <w:rPr>
                <w:rStyle w:val="a7"/>
                <w:rFonts w:ascii="黑体" w:eastAsia="黑体" w:hAnsi="黑体"/>
                <w:noProof/>
                <w:sz w:val="21"/>
                <w:szCs w:val="21"/>
                <w:rPrChange w:id="292" w:author="张 杰" w:date="2022-04-24T22:07:00Z">
                  <w:rPr>
                    <w:rStyle w:val="a7"/>
                    <w:noProof/>
                  </w:rPr>
                </w:rPrChange>
              </w:rPr>
              <w:instrText xml:space="preserve"> </w:instrText>
            </w:r>
            <w:r w:rsidRPr="0008257B">
              <w:rPr>
                <w:rStyle w:val="a7"/>
                <w:rFonts w:ascii="黑体" w:eastAsia="黑体" w:hAnsi="黑体"/>
                <w:noProof/>
                <w:sz w:val="21"/>
                <w:szCs w:val="21"/>
                <w:rPrChange w:id="293" w:author="张 杰" w:date="2022-04-24T22:07:00Z">
                  <w:rPr>
                    <w:rStyle w:val="a7"/>
                    <w:noProof/>
                  </w:rPr>
                </w:rPrChange>
              </w:rPr>
              <w:fldChar w:fldCharType="separate"/>
            </w:r>
            <w:r w:rsidRPr="0008257B">
              <w:rPr>
                <w:rStyle w:val="a7"/>
                <w:rFonts w:ascii="黑体" w:eastAsia="黑体" w:hAnsi="黑体"/>
                <w:noProof/>
                <w:sz w:val="21"/>
                <w:szCs w:val="21"/>
                <w:rPrChange w:id="294" w:author="张 杰" w:date="2022-04-24T22:07:00Z">
                  <w:rPr>
                    <w:rStyle w:val="a7"/>
                    <w:rFonts w:ascii="Times New Roman" w:eastAsia="黑体" w:hAnsi="Times New Roman"/>
                    <w:noProof/>
                  </w:rPr>
                </w:rPrChange>
              </w:rPr>
              <w:t xml:space="preserve">3.2 </w:t>
            </w:r>
            <w:r w:rsidRPr="0008257B">
              <w:rPr>
                <w:rStyle w:val="a7"/>
                <w:rFonts w:ascii="黑体" w:eastAsia="黑体" w:hAnsi="黑体"/>
                <w:noProof/>
                <w:sz w:val="21"/>
                <w:szCs w:val="21"/>
                <w:rPrChange w:id="295" w:author="张 杰" w:date="2022-04-24T22:07:00Z">
                  <w:rPr>
                    <w:rStyle w:val="a7"/>
                    <w:rFonts w:ascii="黑体" w:eastAsia="黑体" w:hAnsi="黑体"/>
                    <w:noProof/>
                  </w:rPr>
                </w:rPrChange>
              </w:rPr>
              <w:t>性能需求</w:t>
            </w:r>
            <w:r w:rsidRPr="0008257B">
              <w:rPr>
                <w:rFonts w:ascii="黑体" w:eastAsia="黑体" w:hAnsi="黑体"/>
                <w:noProof/>
                <w:webHidden/>
                <w:sz w:val="21"/>
                <w:szCs w:val="21"/>
                <w:rPrChange w:id="296" w:author="张 杰" w:date="2022-04-24T22:07:00Z">
                  <w:rPr>
                    <w:noProof/>
                    <w:webHidden/>
                  </w:rPr>
                </w:rPrChange>
              </w:rPr>
              <w:tab/>
            </w:r>
            <w:r w:rsidRPr="0008257B">
              <w:rPr>
                <w:rFonts w:ascii="黑体" w:eastAsia="黑体" w:hAnsi="黑体"/>
                <w:noProof/>
                <w:webHidden/>
                <w:sz w:val="21"/>
                <w:szCs w:val="21"/>
                <w:rPrChange w:id="297" w:author="张 杰" w:date="2022-04-24T22:07:00Z">
                  <w:rPr>
                    <w:noProof/>
                    <w:webHidden/>
                  </w:rPr>
                </w:rPrChange>
              </w:rPr>
              <w:fldChar w:fldCharType="begin"/>
            </w:r>
            <w:r w:rsidRPr="0008257B">
              <w:rPr>
                <w:rFonts w:ascii="黑体" w:eastAsia="黑体" w:hAnsi="黑体"/>
                <w:noProof/>
                <w:webHidden/>
                <w:sz w:val="21"/>
                <w:szCs w:val="21"/>
                <w:rPrChange w:id="298" w:author="张 杰" w:date="2022-04-24T22:07:00Z">
                  <w:rPr>
                    <w:noProof/>
                    <w:webHidden/>
                  </w:rPr>
                </w:rPrChange>
              </w:rPr>
              <w:instrText xml:space="preserve"> PAGEREF _Toc101730436 \h </w:instrText>
            </w:r>
          </w:ins>
          <w:r w:rsidRPr="0008257B">
            <w:rPr>
              <w:rFonts w:ascii="黑体" w:eastAsia="黑体" w:hAnsi="黑体"/>
              <w:noProof/>
              <w:webHidden/>
              <w:sz w:val="21"/>
              <w:szCs w:val="21"/>
              <w:rPrChange w:id="299"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300" w:author="张 杰" w:date="2022-04-24T22:07:00Z">
                <w:rPr>
                  <w:noProof/>
                  <w:webHidden/>
                </w:rPr>
              </w:rPrChange>
            </w:rPr>
            <w:fldChar w:fldCharType="separate"/>
          </w:r>
          <w:ins w:id="301" w:author="张 杰" w:date="2022-04-24T22:15:00Z">
            <w:r w:rsidR="00500037">
              <w:rPr>
                <w:rFonts w:ascii="黑体" w:eastAsia="黑体" w:hAnsi="黑体"/>
                <w:noProof/>
                <w:webHidden/>
                <w:sz w:val="21"/>
                <w:szCs w:val="21"/>
              </w:rPr>
              <w:t>7</w:t>
            </w:r>
          </w:ins>
          <w:ins w:id="302" w:author="张 杰" w:date="2022-04-24T22:06:00Z">
            <w:r w:rsidRPr="0008257B">
              <w:rPr>
                <w:rFonts w:ascii="黑体" w:eastAsia="黑体" w:hAnsi="黑体"/>
                <w:noProof/>
                <w:webHidden/>
                <w:sz w:val="21"/>
                <w:szCs w:val="21"/>
                <w:rPrChange w:id="303" w:author="张 杰" w:date="2022-04-24T22:07:00Z">
                  <w:rPr>
                    <w:noProof/>
                    <w:webHidden/>
                  </w:rPr>
                </w:rPrChange>
              </w:rPr>
              <w:fldChar w:fldCharType="end"/>
            </w:r>
            <w:r w:rsidRPr="0008257B">
              <w:rPr>
                <w:rStyle w:val="a7"/>
                <w:rFonts w:ascii="黑体" w:eastAsia="黑体" w:hAnsi="黑体"/>
                <w:noProof/>
                <w:sz w:val="21"/>
                <w:szCs w:val="21"/>
                <w:rPrChange w:id="304" w:author="张 杰" w:date="2022-04-24T22:07:00Z">
                  <w:rPr>
                    <w:rStyle w:val="a7"/>
                    <w:noProof/>
                  </w:rPr>
                </w:rPrChange>
              </w:rPr>
              <w:fldChar w:fldCharType="end"/>
            </w:r>
          </w:ins>
        </w:p>
        <w:p w14:paraId="22FC8B00" w14:textId="286FE48F" w:rsidR="0008257B" w:rsidRPr="0008257B" w:rsidRDefault="0008257B">
          <w:pPr>
            <w:pStyle w:val="TOC2"/>
            <w:tabs>
              <w:tab w:val="right" w:leader="dot" w:pos="8630"/>
            </w:tabs>
            <w:spacing w:line="240" w:lineRule="auto"/>
            <w:rPr>
              <w:ins w:id="305" w:author="张 杰" w:date="2022-04-24T22:06:00Z"/>
              <w:rFonts w:ascii="黑体" w:eastAsia="黑体" w:hAnsi="黑体" w:cstheme="minorBidi"/>
              <w:noProof/>
              <w:kern w:val="2"/>
              <w:sz w:val="21"/>
              <w:szCs w:val="21"/>
              <w:rPrChange w:id="306" w:author="张 杰" w:date="2022-04-24T22:07:00Z">
                <w:rPr>
                  <w:ins w:id="307" w:author="张 杰" w:date="2022-04-24T22:06:00Z"/>
                  <w:rFonts w:cstheme="minorBidi"/>
                  <w:noProof/>
                  <w:kern w:val="2"/>
                  <w:sz w:val="21"/>
                </w:rPr>
              </w:rPrChange>
            </w:rPr>
            <w:pPrChange w:id="308" w:author="张 杰" w:date="2022-04-24T22:07:00Z">
              <w:pPr>
                <w:pStyle w:val="TOC2"/>
                <w:tabs>
                  <w:tab w:val="right" w:leader="dot" w:pos="8630"/>
                </w:tabs>
              </w:pPr>
            </w:pPrChange>
          </w:pPr>
          <w:ins w:id="309" w:author="张 杰" w:date="2022-04-24T22:06:00Z">
            <w:r w:rsidRPr="0008257B">
              <w:rPr>
                <w:rStyle w:val="a7"/>
                <w:rFonts w:ascii="黑体" w:eastAsia="黑体" w:hAnsi="黑体"/>
                <w:noProof/>
                <w:sz w:val="21"/>
                <w:szCs w:val="21"/>
                <w:rPrChange w:id="310" w:author="张 杰" w:date="2022-04-24T22:07:00Z">
                  <w:rPr>
                    <w:rStyle w:val="a7"/>
                    <w:noProof/>
                  </w:rPr>
                </w:rPrChange>
              </w:rPr>
              <w:fldChar w:fldCharType="begin"/>
            </w:r>
            <w:r w:rsidRPr="0008257B">
              <w:rPr>
                <w:rStyle w:val="a7"/>
                <w:rFonts w:ascii="黑体" w:eastAsia="黑体" w:hAnsi="黑体"/>
                <w:noProof/>
                <w:sz w:val="21"/>
                <w:szCs w:val="21"/>
                <w:rPrChange w:id="311" w:author="张 杰" w:date="2022-04-24T22:07:00Z">
                  <w:rPr>
                    <w:rStyle w:val="a7"/>
                    <w:noProof/>
                  </w:rPr>
                </w:rPrChange>
              </w:rPr>
              <w:instrText xml:space="preserve"> </w:instrText>
            </w:r>
            <w:r w:rsidRPr="0008257B">
              <w:rPr>
                <w:rFonts w:ascii="黑体" w:eastAsia="黑体" w:hAnsi="黑体"/>
                <w:noProof/>
                <w:sz w:val="21"/>
                <w:szCs w:val="21"/>
                <w:rPrChange w:id="312" w:author="张 杰" w:date="2022-04-24T22:07:00Z">
                  <w:rPr>
                    <w:noProof/>
                  </w:rPr>
                </w:rPrChange>
              </w:rPr>
              <w:instrText>HYPERLINK \l "_Toc101730437"</w:instrText>
            </w:r>
            <w:r w:rsidRPr="0008257B">
              <w:rPr>
                <w:rStyle w:val="a7"/>
                <w:rFonts w:ascii="黑体" w:eastAsia="黑体" w:hAnsi="黑体"/>
                <w:noProof/>
                <w:sz w:val="21"/>
                <w:szCs w:val="21"/>
                <w:rPrChange w:id="313" w:author="张 杰" w:date="2022-04-24T22:07:00Z">
                  <w:rPr>
                    <w:rStyle w:val="a7"/>
                    <w:noProof/>
                  </w:rPr>
                </w:rPrChange>
              </w:rPr>
              <w:instrText xml:space="preserve"> </w:instrText>
            </w:r>
            <w:r w:rsidRPr="0008257B">
              <w:rPr>
                <w:rStyle w:val="a7"/>
                <w:rFonts w:ascii="黑体" w:eastAsia="黑体" w:hAnsi="黑体"/>
                <w:noProof/>
                <w:sz w:val="21"/>
                <w:szCs w:val="21"/>
                <w:rPrChange w:id="314" w:author="张 杰" w:date="2022-04-24T22:07:00Z">
                  <w:rPr>
                    <w:rStyle w:val="a7"/>
                    <w:noProof/>
                  </w:rPr>
                </w:rPrChange>
              </w:rPr>
              <w:fldChar w:fldCharType="separate"/>
            </w:r>
            <w:r w:rsidRPr="0008257B">
              <w:rPr>
                <w:rStyle w:val="a7"/>
                <w:rFonts w:ascii="黑体" w:eastAsia="黑体" w:hAnsi="黑体"/>
                <w:noProof/>
                <w:sz w:val="21"/>
                <w:szCs w:val="21"/>
                <w:rPrChange w:id="315" w:author="张 杰" w:date="2022-04-24T22:07:00Z">
                  <w:rPr>
                    <w:rStyle w:val="a7"/>
                    <w:rFonts w:ascii="Times New Roman" w:eastAsia="黑体" w:hAnsi="Times New Roman"/>
                    <w:noProof/>
                  </w:rPr>
                </w:rPrChange>
              </w:rPr>
              <w:t xml:space="preserve">3.3 </w:t>
            </w:r>
            <w:r w:rsidRPr="0008257B">
              <w:rPr>
                <w:rStyle w:val="a7"/>
                <w:rFonts w:ascii="黑体" w:eastAsia="黑体" w:hAnsi="黑体"/>
                <w:noProof/>
                <w:sz w:val="21"/>
                <w:szCs w:val="21"/>
                <w:rPrChange w:id="316" w:author="张 杰" w:date="2022-04-24T22:07:00Z">
                  <w:rPr>
                    <w:rStyle w:val="a7"/>
                    <w:rFonts w:ascii="黑体" w:eastAsia="黑体" w:hAnsi="黑体"/>
                    <w:noProof/>
                  </w:rPr>
                </w:rPrChange>
              </w:rPr>
              <w:t>安全需求</w:t>
            </w:r>
            <w:r w:rsidRPr="0008257B">
              <w:rPr>
                <w:rFonts w:ascii="黑体" w:eastAsia="黑体" w:hAnsi="黑体"/>
                <w:noProof/>
                <w:webHidden/>
                <w:sz w:val="21"/>
                <w:szCs w:val="21"/>
                <w:rPrChange w:id="317" w:author="张 杰" w:date="2022-04-24T22:07:00Z">
                  <w:rPr>
                    <w:noProof/>
                    <w:webHidden/>
                  </w:rPr>
                </w:rPrChange>
              </w:rPr>
              <w:tab/>
            </w:r>
            <w:r w:rsidRPr="0008257B">
              <w:rPr>
                <w:rFonts w:ascii="黑体" w:eastAsia="黑体" w:hAnsi="黑体"/>
                <w:noProof/>
                <w:webHidden/>
                <w:sz w:val="21"/>
                <w:szCs w:val="21"/>
                <w:rPrChange w:id="318" w:author="张 杰" w:date="2022-04-24T22:07:00Z">
                  <w:rPr>
                    <w:noProof/>
                    <w:webHidden/>
                  </w:rPr>
                </w:rPrChange>
              </w:rPr>
              <w:fldChar w:fldCharType="begin"/>
            </w:r>
            <w:r w:rsidRPr="0008257B">
              <w:rPr>
                <w:rFonts w:ascii="黑体" w:eastAsia="黑体" w:hAnsi="黑体"/>
                <w:noProof/>
                <w:webHidden/>
                <w:sz w:val="21"/>
                <w:szCs w:val="21"/>
                <w:rPrChange w:id="319" w:author="张 杰" w:date="2022-04-24T22:07:00Z">
                  <w:rPr>
                    <w:noProof/>
                    <w:webHidden/>
                  </w:rPr>
                </w:rPrChange>
              </w:rPr>
              <w:instrText xml:space="preserve"> PAGEREF _Toc101730437 \h </w:instrText>
            </w:r>
          </w:ins>
          <w:r w:rsidRPr="0008257B">
            <w:rPr>
              <w:rFonts w:ascii="黑体" w:eastAsia="黑体" w:hAnsi="黑体"/>
              <w:noProof/>
              <w:webHidden/>
              <w:sz w:val="21"/>
              <w:szCs w:val="21"/>
              <w:rPrChange w:id="320"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321" w:author="张 杰" w:date="2022-04-24T22:07:00Z">
                <w:rPr>
                  <w:noProof/>
                  <w:webHidden/>
                </w:rPr>
              </w:rPrChange>
            </w:rPr>
            <w:fldChar w:fldCharType="separate"/>
          </w:r>
          <w:ins w:id="322" w:author="张 杰" w:date="2022-04-24T22:15:00Z">
            <w:r w:rsidR="00500037">
              <w:rPr>
                <w:rFonts w:ascii="黑体" w:eastAsia="黑体" w:hAnsi="黑体"/>
                <w:noProof/>
                <w:webHidden/>
                <w:sz w:val="21"/>
                <w:szCs w:val="21"/>
              </w:rPr>
              <w:t>7</w:t>
            </w:r>
          </w:ins>
          <w:ins w:id="323" w:author="张 杰" w:date="2022-04-24T22:06:00Z">
            <w:r w:rsidRPr="0008257B">
              <w:rPr>
                <w:rFonts w:ascii="黑体" w:eastAsia="黑体" w:hAnsi="黑体"/>
                <w:noProof/>
                <w:webHidden/>
                <w:sz w:val="21"/>
                <w:szCs w:val="21"/>
                <w:rPrChange w:id="324" w:author="张 杰" w:date="2022-04-24T22:07:00Z">
                  <w:rPr>
                    <w:noProof/>
                    <w:webHidden/>
                  </w:rPr>
                </w:rPrChange>
              </w:rPr>
              <w:fldChar w:fldCharType="end"/>
            </w:r>
            <w:r w:rsidRPr="0008257B">
              <w:rPr>
                <w:rStyle w:val="a7"/>
                <w:rFonts w:ascii="黑体" w:eastAsia="黑体" w:hAnsi="黑体"/>
                <w:noProof/>
                <w:sz w:val="21"/>
                <w:szCs w:val="21"/>
                <w:rPrChange w:id="325" w:author="张 杰" w:date="2022-04-24T22:07:00Z">
                  <w:rPr>
                    <w:rStyle w:val="a7"/>
                    <w:noProof/>
                  </w:rPr>
                </w:rPrChange>
              </w:rPr>
              <w:fldChar w:fldCharType="end"/>
            </w:r>
          </w:ins>
        </w:p>
        <w:p w14:paraId="4D6D3699" w14:textId="00E18DE4" w:rsidR="0008257B" w:rsidRPr="0008257B" w:rsidRDefault="0008257B">
          <w:pPr>
            <w:pStyle w:val="TOC2"/>
            <w:tabs>
              <w:tab w:val="right" w:leader="dot" w:pos="8630"/>
            </w:tabs>
            <w:spacing w:line="240" w:lineRule="auto"/>
            <w:rPr>
              <w:ins w:id="326" w:author="张 杰" w:date="2022-04-24T22:06:00Z"/>
              <w:rFonts w:ascii="黑体" w:eastAsia="黑体" w:hAnsi="黑体" w:cstheme="minorBidi"/>
              <w:noProof/>
              <w:kern w:val="2"/>
              <w:sz w:val="21"/>
              <w:szCs w:val="21"/>
              <w:rPrChange w:id="327" w:author="张 杰" w:date="2022-04-24T22:07:00Z">
                <w:rPr>
                  <w:ins w:id="328" w:author="张 杰" w:date="2022-04-24T22:06:00Z"/>
                  <w:rFonts w:cstheme="minorBidi"/>
                  <w:noProof/>
                  <w:kern w:val="2"/>
                  <w:sz w:val="21"/>
                </w:rPr>
              </w:rPrChange>
            </w:rPr>
            <w:pPrChange w:id="329" w:author="张 杰" w:date="2022-04-24T22:07:00Z">
              <w:pPr>
                <w:pStyle w:val="TOC2"/>
                <w:tabs>
                  <w:tab w:val="right" w:leader="dot" w:pos="8630"/>
                </w:tabs>
              </w:pPr>
            </w:pPrChange>
          </w:pPr>
          <w:ins w:id="330" w:author="张 杰" w:date="2022-04-24T22:06:00Z">
            <w:r w:rsidRPr="0008257B">
              <w:rPr>
                <w:rStyle w:val="a7"/>
                <w:rFonts w:ascii="黑体" w:eastAsia="黑体" w:hAnsi="黑体"/>
                <w:noProof/>
                <w:sz w:val="21"/>
                <w:szCs w:val="21"/>
                <w:rPrChange w:id="331" w:author="张 杰" w:date="2022-04-24T22:07:00Z">
                  <w:rPr>
                    <w:rStyle w:val="a7"/>
                    <w:noProof/>
                  </w:rPr>
                </w:rPrChange>
              </w:rPr>
              <w:fldChar w:fldCharType="begin"/>
            </w:r>
            <w:r w:rsidRPr="0008257B">
              <w:rPr>
                <w:rStyle w:val="a7"/>
                <w:rFonts w:ascii="黑体" w:eastAsia="黑体" w:hAnsi="黑体"/>
                <w:noProof/>
                <w:sz w:val="21"/>
                <w:szCs w:val="21"/>
                <w:rPrChange w:id="332" w:author="张 杰" w:date="2022-04-24T22:07:00Z">
                  <w:rPr>
                    <w:rStyle w:val="a7"/>
                    <w:noProof/>
                  </w:rPr>
                </w:rPrChange>
              </w:rPr>
              <w:instrText xml:space="preserve"> </w:instrText>
            </w:r>
            <w:r w:rsidRPr="0008257B">
              <w:rPr>
                <w:rFonts w:ascii="黑体" w:eastAsia="黑体" w:hAnsi="黑体"/>
                <w:noProof/>
                <w:sz w:val="21"/>
                <w:szCs w:val="21"/>
                <w:rPrChange w:id="333" w:author="张 杰" w:date="2022-04-24T22:07:00Z">
                  <w:rPr>
                    <w:noProof/>
                  </w:rPr>
                </w:rPrChange>
              </w:rPr>
              <w:instrText>HYPERLINK \l "_Toc101730438"</w:instrText>
            </w:r>
            <w:r w:rsidRPr="0008257B">
              <w:rPr>
                <w:rStyle w:val="a7"/>
                <w:rFonts w:ascii="黑体" w:eastAsia="黑体" w:hAnsi="黑体"/>
                <w:noProof/>
                <w:sz w:val="21"/>
                <w:szCs w:val="21"/>
                <w:rPrChange w:id="334" w:author="张 杰" w:date="2022-04-24T22:07:00Z">
                  <w:rPr>
                    <w:rStyle w:val="a7"/>
                    <w:noProof/>
                  </w:rPr>
                </w:rPrChange>
              </w:rPr>
              <w:instrText xml:space="preserve"> </w:instrText>
            </w:r>
            <w:r w:rsidRPr="0008257B">
              <w:rPr>
                <w:rStyle w:val="a7"/>
                <w:rFonts w:ascii="黑体" w:eastAsia="黑体" w:hAnsi="黑体"/>
                <w:noProof/>
                <w:sz w:val="21"/>
                <w:szCs w:val="21"/>
                <w:rPrChange w:id="335" w:author="张 杰" w:date="2022-04-24T22:07:00Z">
                  <w:rPr>
                    <w:rStyle w:val="a7"/>
                    <w:noProof/>
                  </w:rPr>
                </w:rPrChange>
              </w:rPr>
              <w:fldChar w:fldCharType="separate"/>
            </w:r>
            <w:r w:rsidRPr="0008257B">
              <w:rPr>
                <w:rStyle w:val="a7"/>
                <w:rFonts w:ascii="黑体" w:eastAsia="黑体" w:hAnsi="黑体"/>
                <w:noProof/>
                <w:sz w:val="21"/>
                <w:szCs w:val="21"/>
                <w:rPrChange w:id="336" w:author="张 杰" w:date="2022-04-24T22:07:00Z">
                  <w:rPr>
                    <w:rStyle w:val="a7"/>
                    <w:rFonts w:ascii="Times New Roman" w:eastAsia="黑体" w:hAnsi="Times New Roman"/>
                    <w:noProof/>
                  </w:rPr>
                </w:rPrChange>
              </w:rPr>
              <w:t xml:space="preserve">3.4 </w:t>
            </w:r>
            <w:r w:rsidRPr="0008257B">
              <w:rPr>
                <w:rStyle w:val="a7"/>
                <w:rFonts w:ascii="黑体" w:eastAsia="黑体" w:hAnsi="黑体"/>
                <w:noProof/>
                <w:sz w:val="21"/>
                <w:szCs w:val="21"/>
                <w:rPrChange w:id="337" w:author="张 杰" w:date="2022-04-24T22:07:00Z">
                  <w:rPr>
                    <w:rStyle w:val="a7"/>
                    <w:rFonts w:ascii="黑体" w:eastAsia="黑体" w:hAnsi="黑体"/>
                    <w:noProof/>
                  </w:rPr>
                </w:rPrChange>
              </w:rPr>
              <w:t>运维需求</w:t>
            </w:r>
            <w:r w:rsidRPr="0008257B">
              <w:rPr>
                <w:rFonts w:ascii="黑体" w:eastAsia="黑体" w:hAnsi="黑体"/>
                <w:noProof/>
                <w:webHidden/>
                <w:sz w:val="21"/>
                <w:szCs w:val="21"/>
                <w:rPrChange w:id="338" w:author="张 杰" w:date="2022-04-24T22:07:00Z">
                  <w:rPr>
                    <w:noProof/>
                    <w:webHidden/>
                  </w:rPr>
                </w:rPrChange>
              </w:rPr>
              <w:tab/>
            </w:r>
            <w:r w:rsidRPr="0008257B">
              <w:rPr>
                <w:rFonts w:ascii="黑体" w:eastAsia="黑体" w:hAnsi="黑体"/>
                <w:noProof/>
                <w:webHidden/>
                <w:sz w:val="21"/>
                <w:szCs w:val="21"/>
                <w:rPrChange w:id="339" w:author="张 杰" w:date="2022-04-24T22:07:00Z">
                  <w:rPr>
                    <w:noProof/>
                    <w:webHidden/>
                  </w:rPr>
                </w:rPrChange>
              </w:rPr>
              <w:fldChar w:fldCharType="begin"/>
            </w:r>
            <w:r w:rsidRPr="0008257B">
              <w:rPr>
                <w:rFonts w:ascii="黑体" w:eastAsia="黑体" w:hAnsi="黑体"/>
                <w:noProof/>
                <w:webHidden/>
                <w:sz w:val="21"/>
                <w:szCs w:val="21"/>
                <w:rPrChange w:id="340" w:author="张 杰" w:date="2022-04-24T22:07:00Z">
                  <w:rPr>
                    <w:noProof/>
                    <w:webHidden/>
                  </w:rPr>
                </w:rPrChange>
              </w:rPr>
              <w:instrText xml:space="preserve"> PAGEREF _Toc101730438 \h </w:instrText>
            </w:r>
          </w:ins>
          <w:r w:rsidRPr="0008257B">
            <w:rPr>
              <w:rFonts w:ascii="黑体" w:eastAsia="黑体" w:hAnsi="黑体"/>
              <w:noProof/>
              <w:webHidden/>
              <w:sz w:val="21"/>
              <w:szCs w:val="21"/>
              <w:rPrChange w:id="341"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342" w:author="张 杰" w:date="2022-04-24T22:07:00Z">
                <w:rPr>
                  <w:noProof/>
                  <w:webHidden/>
                </w:rPr>
              </w:rPrChange>
            </w:rPr>
            <w:fldChar w:fldCharType="separate"/>
          </w:r>
          <w:ins w:id="343" w:author="张 杰" w:date="2022-04-24T22:15:00Z">
            <w:r w:rsidR="00500037">
              <w:rPr>
                <w:rFonts w:ascii="黑体" w:eastAsia="黑体" w:hAnsi="黑体"/>
                <w:noProof/>
                <w:webHidden/>
                <w:sz w:val="21"/>
                <w:szCs w:val="21"/>
              </w:rPr>
              <w:t>8</w:t>
            </w:r>
          </w:ins>
          <w:ins w:id="344" w:author="张 杰" w:date="2022-04-24T22:06:00Z">
            <w:r w:rsidRPr="0008257B">
              <w:rPr>
                <w:rFonts w:ascii="黑体" w:eastAsia="黑体" w:hAnsi="黑体"/>
                <w:noProof/>
                <w:webHidden/>
                <w:sz w:val="21"/>
                <w:szCs w:val="21"/>
                <w:rPrChange w:id="345" w:author="张 杰" w:date="2022-04-24T22:07:00Z">
                  <w:rPr>
                    <w:noProof/>
                    <w:webHidden/>
                  </w:rPr>
                </w:rPrChange>
              </w:rPr>
              <w:fldChar w:fldCharType="end"/>
            </w:r>
            <w:r w:rsidRPr="0008257B">
              <w:rPr>
                <w:rStyle w:val="a7"/>
                <w:rFonts w:ascii="黑体" w:eastAsia="黑体" w:hAnsi="黑体"/>
                <w:noProof/>
                <w:sz w:val="21"/>
                <w:szCs w:val="21"/>
                <w:rPrChange w:id="346" w:author="张 杰" w:date="2022-04-24T22:07:00Z">
                  <w:rPr>
                    <w:rStyle w:val="a7"/>
                    <w:noProof/>
                  </w:rPr>
                </w:rPrChange>
              </w:rPr>
              <w:fldChar w:fldCharType="end"/>
            </w:r>
          </w:ins>
        </w:p>
        <w:p w14:paraId="71D45CE0" w14:textId="59B11818" w:rsidR="0008257B" w:rsidRPr="0008257B" w:rsidRDefault="0008257B" w:rsidP="006E0B0A">
          <w:pPr>
            <w:pStyle w:val="TOC1"/>
            <w:rPr>
              <w:ins w:id="347" w:author="张 杰" w:date="2022-04-24T22:06:00Z"/>
              <w:rFonts w:cstheme="minorBidi"/>
              <w:kern w:val="2"/>
            </w:rPr>
          </w:pPr>
          <w:ins w:id="348" w:author="张 杰" w:date="2022-04-24T22:06:00Z">
            <w:r w:rsidRPr="0008257B">
              <w:rPr>
                <w:rStyle w:val="a7"/>
              </w:rPr>
              <w:fldChar w:fldCharType="begin"/>
            </w:r>
            <w:r w:rsidRPr="0008257B">
              <w:rPr>
                <w:rStyle w:val="a7"/>
              </w:rPr>
              <w:instrText xml:space="preserve"> </w:instrText>
            </w:r>
            <w:r w:rsidRPr="0008257B">
              <w:instrText>HYPERLINK \l "_Toc101730439"</w:instrText>
            </w:r>
            <w:r w:rsidRPr="0008257B">
              <w:rPr>
                <w:rStyle w:val="a7"/>
              </w:rPr>
              <w:instrText xml:space="preserve"> </w:instrText>
            </w:r>
            <w:r w:rsidRPr="0008257B">
              <w:rPr>
                <w:rStyle w:val="a7"/>
                <w:rPrChange w:id="349" w:author="张 杰" w:date="2022-04-24T22:07:00Z">
                  <w:rPr>
                    <w:rStyle w:val="a7"/>
                  </w:rPr>
                </w:rPrChange>
              </w:rPr>
              <w:fldChar w:fldCharType="separate"/>
            </w:r>
            <w:r w:rsidRPr="0008257B">
              <w:rPr>
                <w:rStyle w:val="a7"/>
              </w:rPr>
              <w:t>第</w:t>
            </w:r>
            <w:r w:rsidRPr="0008257B">
              <w:rPr>
                <w:rStyle w:val="a7"/>
                <w:rPrChange w:id="350" w:author="张 杰" w:date="2022-04-24T22:07:00Z">
                  <w:rPr>
                    <w:rStyle w:val="a7"/>
                    <w:rFonts w:ascii="Times New Roman" w:hAnsi="Times New Roman"/>
                  </w:rPr>
                </w:rPrChange>
              </w:rPr>
              <w:t>4</w:t>
            </w:r>
            <w:r w:rsidRPr="0008257B">
              <w:rPr>
                <w:rStyle w:val="a7"/>
              </w:rPr>
              <w:t>章 二维码展品介绍系统的功能描述与设计分析</w:t>
            </w:r>
            <w:r w:rsidRPr="0008257B">
              <w:rPr>
                <w:webHidden/>
              </w:rPr>
              <w:tab/>
            </w:r>
            <w:r w:rsidRPr="002E7431">
              <w:rPr>
                <w:webHidden/>
              </w:rPr>
              <w:fldChar w:fldCharType="begin"/>
            </w:r>
            <w:r w:rsidRPr="0008257B">
              <w:rPr>
                <w:webHidden/>
              </w:rPr>
              <w:instrText xml:space="preserve"> PAGEREF _Toc101730439 \h </w:instrText>
            </w:r>
          </w:ins>
          <w:r w:rsidRPr="0008257B">
            <w:rPr>
              <w:webHidden/>
              <w:rPrChange w:id="351" w:author="张 杰" w:date="2022-04-24T22:07:00Z">
                <w:rPr>
                  <w:webHidden/>
                </w:rPr>
              </w:rPrChange>
            </w:rPr>
          </w:r>
          <w:r w:rsidRPr="0008257B">
            <w:rPr>
              <w:webHidden/>
              <w:rPrChange w:id="352" w:author="张 杰" w:date="2022-04-24T22:07:00Z">
                <w:rPr>
                  <w:webHidden/>
                </w:rPr>
              </w:rPrChange>
            </w:rPr>
            <w:fldChar w:fldCharType="separate"/>
          </w:r>
          <w:ins w:id="353" w:author="张 杰" w:date="2022-04-24T22:15:00Z">
            <w:r w:rsidR="00500037">
              <w:rPr>
                <w:webHidden/>
              </w:rPr>
              <w:t>9</w:t>
            </w:r>
          </w:ins>
          <w:ins w:id="354" w:author="张 杰" w:date="2022-04-24T22:06:00Z">
            <w:r w:rsidRPr="002E7431">
              <w:rPr>
                <w:webHidden/>
              </w:rPr>
              <w:fldChar w:fldCharType="end"/>
            </w:r>
            <w:r w:rsidRPr="002E7431">
              <w:rPr>
                <w:rStyle w:val="a7"/>
              </w:rPr>
              <w:fldChar w:fldCharType="end"/>
            </w:r>
          </w:ins>
        </w:p>
        <w:p w14:paraId="7AFC00A5" w14:textId="74F9540A" w:rsidR="0008257B" w:rsidRPr="0008257B" w:rsidRDefault="0008257B">
          <w:pPr>
            <w:pStyle w:val="TOC2"/>
            <w:tabs>
              <w:tab w:val="right" w:leader="dot" w:pos="8630"/>
            </w:tabs>
            <w:spacing w:line="240" w:lineRule="auto"/>
            <w:rPr>
              <w:ins w:id="355" w:author="张 杰" w:date="2022-04-24T22:06:00Z"/>
              <w:rFonts w:ascii="黑体" w:eastAsia="黑体" w:hAnsi="黑体" w:cstheme="minorBidi"/>
              <w:noProof/>
              <w:kern w:val="2"/>
              <w:sz w:val="21"/>
              <w:szCs w:val="21"/>
              <w:rPrChange w:id="356" w:author="张 杰" w:date="2022-04-24T22:07:00Z">
                <w:rPr>
                  <w:ins w:id="357" w:author="张 杰" w:date="2022-04-24T22:06:00Z"/>
                  <w:rFonts w:cstheme="minorBidi"/>
                  <w:noProof/>
                  <w:kern w:val="2"/>
                  <w:sz w:val="21"/>
                </w:rPr>
              </w:rPrChange>
            </w:rPr>
            <w:pPrChange w:id="358" w:author="张 杰" w:date="2022-04-24T22:07:00Z">
              <w:pPr>
                <w:pStyle w:val="TOC2"/>
                <w:tabs>
                  <w:tab w:val="right" w:leader="dot" w:pos="8630"/>
                </w:tabs>
              </w:pPr>
            </w:pPrChange>
          </w:pPr>
          <w:ins w:id="359" w:author="张 杰" w:date="2022-04-24T22:06:00Z">
            <w:r w:rsidRPr="0008257B">
              <w:rPr>
                <w:rStyle w:val="a7"/>
                <w:rFonts w:ascii="黑体" w:eastAsia="黑体" w:hAnsi="黑体"/>
                <w:noProof/>
                <w:sz w:val="21"/>
                <w:szCs w:val="21"/>
                <w:rPrChange w:id="360" w:author="张 杰" w:date="2022-04-24T22:07:00Z">
                  <w:rPr>
                    <w:rStyle w:val="a7"/>
                    <w:noProof/>
                  </w:rPr>
                </w:rPrChange>
              </w:rPr>
              <w:fldChar w:fldCharType="begin"/>
            </w:r>
            <w:r w:rsidRPr="0008257B">
              <w:rPr>
                <w:rStyle w:val="a7"/>
                <w:rFonts w:ascii="黑体" w:eastAsia="黑体" w:hAnsi="黑体"/>
                <w:noProof/>
                <w:sz w:val="21"/>
                <w:szCs w:val="21"/>
                <w:rPrChange w:id="361" w:author="张 杰" w:date="2022-04-24T22:07:00Z">
                  <w:rPr>
                    <w:rStyle w:val="a7"/>
                    <w:noProof/>
                  </w:rPr>
                </w:rPrChange>
              </w:rPr>
              <w:instrText xml:space="preserve"> </w:instrText>
            </w:r>
            <w:r w:rsidRPr="0008257B">
              <w:rPr>
                <w:rFonts w:ascii="黑体" w:eastAsia="黑体" w:hAnsi="黑体"/>
                <w:noProof/>
                <w:sz w:val="21"/>
                <w:szCs w:val="21"/>
                <w:rPrChange w:id="362" w:author="张 杰" w:date="2022-04-24T22:07:00Z">
                  <w:rPr>
                    <w:noProof/>
                  </w:rPr>
                </w:rPrChange>
              </w:rPr>
              <w:instrText>HYPERLINK \l "_Toc101730440"</w:instrText>
            </w:r>
            <w:r w:rsidRPr="0008257B">
              <w:rPr>
                <w:rStyle w:val="a7"/>
                <w:rFonts w:ascii="黑体" w:eastAsia="黑体" w:hAnsi="黑体"/>
                <w:noProof/>
                <w:sz w:val="21"/>
                <w:szCs w:val="21"/>
                <w:rPrChange w:id="363" w:author="张 杰" w:date="2022-04-24T22:07:00Z">
                  <w:rPr>
                    <w:rStyle w:val="a7"/>
                    <w:noProof/>
                  </w:rPr>
                </w:rPrChange>
              </w:rPr>
              <w:instrText xml:space="preserve"> </w:instrText>
            </w:r>
            <w:r w:rsidRPr="0008257B">
              <w:rPr>
                <w:rStyle w:val="a7"/>
                <w:rFonts w:ascii="黑体" w:eastAsia="黑体" w:hAnsi="黑体"/>
                <w:noProof/>
                <w:sz w:val="21"/>
                <w:szCs w:val="21"/>
                <w:rPrChange w:id="364" w:author="张 杰" w:date="2022-04-24T22:07:00Z">
                  <w:rPr>
                    <w:rStyle w:val="a7"/>
                    <w:noProof/>
                  </w:rPr>
                </w:rPrChange>
              </w:rPr>
              <w:fldChar w:fldCharType="separate"/>
            </w:r>
            <w:r w:rsidRPr="0008257B">
              <w:rPr>
                <w:rStyle w:val="a7"/>
                <w:rFonts w:ascii="黑体" w:eastAsia="黑体" w:hAnsi="黑体"/>
                <w:noProof/>
                <w:sz w:val="21"/>
                <w:szCs w:val="21"/>
                <w:rPrChange w:id="365" w:author="张 杰" w:date="2022-04-24T22:07:00Z">
                  <w:rPr>
                    <w:rStyle w:val="a7"/>
                    <w:rFonts w:ascii="Times New Roman" w:eastAsia="黑体" w:hAnsi="Times New Roman"/>
                    <w:noProof/>
                  </w:rPr>
                </w:rPrChange>
              </w:rPr>
              <w:t xml:space="preserve">4.1 </w:t>
            </w:r>
            <w:r w:rsidRPr="0008257B">
              <w:rPr>
                <w:rStyle w:val="a7"/>
                <w:rFonts w:ascii="黑体" w:eastAsia="黑体" w:hAnsi="黑体"/>
                <w:noProof/>
                <w:sz w:val="21"/>
                <w:szCs w:val="21"/>
                <w:rPrChange w:id="366" w:author="张 杰" w:date="2022-04-24T22:07:00Z">
                  <w:rPr>
                    <w:rStyle w:val="a7"/>
                    <w:rFonts w:ascii="黑体" w:eastAsia="黑体" w:hAnsi="黑体"/>
                    <w:noProof/>
                  </w:rPr>
                </w:rPrChange>
              </w:rPr>
              <w:t>系统设计目标</w:t>
            </w:r>
            <w:r w:rsidRPr="0008257B">
              <w:rPr>
                <w:rFonts w:ascii="黑体" w:eastAsia="黑体" w:hAnsi="黑体"/>
                <w:noProof/>
                <w:webHidden/>
                <w:sz w:val="21"/>
                <w:szCs w:val="21"/>
                <w:rPrChange w:id="367" w:author="张 杰" w:date="2022-04-24T22:07:00Z">
                  <w:rPr>
                    <w:noProof/>
                    <w:webHidden/>
                  </w:rPr>
                </w:rPrChange>
              </w:rPr>
              <w:tab/>
            </w:r>
            <w:r w:rsidRPr="0008257B">
              <w:rPr>
                <w:rFonts w:ascii="黑体" w:eastAsia="黑体" w:hAnsi="黑体"/>
                <w:noProof/>
                <w:webHidden/>
                <w:sz w:val="21"/>
                <w:szCs w:val="21"/>
                <w:rPrChange w:id="368" w:author="张 杰" w:date="2022-04-24T22:07:00Z">
                  <w:rPr>
                    <w:noProof/>
                    <w:webHidden/>
                  </w:rPr>
                </w:rPrChange>
              </w:rPr>
              <w:fldChar w:fldCharType="begin"/>
            </w:r>
            <w:r w:rsidRPr="0008257B">
              <w:rPr>
                <w:rFonts w:ascii="黑体" w:eastAsia="黑体" w:hAnsi="黑体"/>
                <w:noProof/>
                <w:webHidden/>
                <w:sz w:val="21"/>
                <w:szCs w:val="21"/>
                <w:rPrChange w:id="369" w:author="张 杰" w:date="2022-04-24T22:07:00Z">
                  <w:rPr>
                    <w:noProof/>
                    <w:webHidden/>
                  </w:rPr>
                </w:rPrChange>
              </w:rPr>
              <w:instrText xml:space="preserve"> PAGEREF _Toc101730440 \h </w:instrText>
            </w:r>
          </w:ins>
          <w:r w:rsidRPr="0008257B">
            <w:rPr>
              <w:rFonts w:ascii="黑体" w:eastAsia="黑体" w:hAnsi="黑体"/>
              <w:noProof/>
              <w:webHidden/>
              <w:sz w:val="21"/>
              <w:szCs w:val="21"/>
              <w:rPrChange w:id="370"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371" w:author="张 杰" w:date="2022-04-24T22:07:00Z">
                <w:rPr>
                  <w:noProof/>
                  <w:webHidden/>
                </w:rPr>
              </w:rPrChange>
            </w:rPr>
            <w:fldChar w:fldCharType="separate"/>
          </w:r>
          <w:ins w:id="372" w:author="张 杰" w:date="2022-04-24T22:15:00Z">
            <w:r w:rsidR="00500037">
              <w:rPr>
                <w:rFonts w:ascii="黑体" w:eastAsia="黑体" w:hAnsi="黑体"/>
                <w:noProof/>
                <w:webHidden/>
                <w:sz w:val="21"/>
                <w:szCs w:val="21"/>
              </w:rPr>
              <w:t>9</w:t>
            </w:r>
          </w:ins>
          <w:ins w:id="373" w:author="张 杰" w:date="2022-04-24T22:06:00Z">
            <w:r w:rsidRPr="0008257B">
              <w:rPr>
                <w:rFonts w:ascii="黑体" w:eastAsia="黑体" w:hAnsi="黑体"/>
                <w:noProof/>
                <w:webHidden/>
                <w:sz w:val="21"/>
                <w:szCs w:val="21"/>
                <w:rPrChange w:id="374" w:author="张 杰" w:date="2022-04-24T22:07:00Z">
                  <w:rPr>
                    <w:noProof/>
                    <w:webHidden/>
                  </w:rPr>
                </w:rPrChange>
              </w:rPr>
              <w:fldChar w:fldCharType="end"/>
            </w:r>
            <w:r w:rsidRPr="0008257B">
              <w:rPr>
                <w:rStyle w:val="a7"/>
                <w:rFonts w:ascii="黑体" w:eastAsia="黑体" w:hAnsi="黑体"/>
                <w:noProof/>
                <w:sz w:val="21"/>
                <w:szCs w:val="21"/>
                <w:rPrChange w:id="375" w:author="张 杰" w:date="2022-04-24T22:07:00Z">
                  <w:rPr>
                    <w:rStyle w:val="a7"/>
                    <w:noProof/>
                  </w:rPr>
                </w:rPrChange>
              </w:rPr>
              <w:fldChar w:fldCharType="end"/>
            </w:r>
          </w:ins>
        </w:p>
        <w:p w14:paraId="30B1C323" w14:textId="2B688DA1" w:rsidR="0008257B" w:rsidRPr="0008257B" w:rsidRDefault="0008257B">
          <w:pPr>
            <w:pStyle w:val="TOC2"/>
            <w:tabs>
              <w:tab w:val="right" w:leader="dot" w:pos="8630"/>
            </w:tabs>
            <w:spacing w:line="240" w:lineRule="auto"/>
            <w:rPr>
              <w:ins w:id="376" w:author="张 杰" w:date="2022-04-24T22:06:00Z"/>
              <w:rFonts w:ascii="黑体" w:eastAsia="黑体" w:hAnsi="黑体" w:cstheme="minorBidi"/>
              <w:noProof/>
              <w:kern w:val="2"/>
              <w:sz w:val="21"/>
              <w:szCs w:val="21"/>
              <w:rPrChange w:id="377" w:author="张 杰" w:date="2022-04-24T22:07:00Z">
                <w:rPr>
                  <w:ins w:id="378" w:author="张 杰" w:date="2022-04-24T22:06:00Z"/>
                  <w:rFonts w:cstheme="minorBidi"/>
                  <w:noProof/>
                  <w:kern w:val="2"/>
                  <w:sz w:val="21"/>
                </w:rPr>
              </w:rPrChange>
            </w:rPr>
            <w:pPrChange w:id="379" w:author="张 杰" w:date="2022-04-24T22:07:00Z">
              <w:pPr>
                <w:pStyle w:val="TOC2"/>
                <w:tabs>
                  <w:tab w:val="right" w:leader="dot" w:pos="8630"/>
                </w:tabs>
              </w:pPr>
            </w:pPrChange>
          </w:pPr>
          <w:ins w:id="380" w:author="张 杰" w:date="2022-04-24T22:06:00Z">
            <w:r w:rsidRPr="0008257B">
              <w:rPr>
                <w:rStyle w:val="a7"/>
                <w:rFonts w:ascii="黑体" w:eastAsia="黑体" w:hAnsi="黑体"/>
                <w:noProof/>
                <w:sz w:val="21"/>
                <w:szCs w:val="21"/>
                <w:rPrChange w:id="381" w:author="张 杰" w:date="2022-04-24T22:07:00Z">
                  <w:rPr>
                    <w:rStyle w:val="a7"/>
                    <w:noProof/>
                  </w:rPr>
                </w:rPrChange>
              </w:rPr>
              <w:fldChar w:fldCharType="begin"/>
            </w:r>
            <w:r w:rsidRPr="0008257B">
              <w:rPr>
                <w:rStyle w:val="a7"/>
                <w:rFonts w:ascii="黑体" w:eastAsia="黑体" w:hAnsi="黑体"/>
                <w:noProof/>
                <w:sz w:val="21"/>
                <w:szCs w:val="21"/>
                <w:rPrChange w:id="382" w:author="张 杰" w:date="2022-04-24T22:07:00Z">
                  <w:rPr>
                    <w:rStyle w:val="a7"/>
                    <w:noProof/>
                  </w:rPr>
                </w:rPrChange>
              </w:rPr>
              <w:instrText xml:space="preserve"> </w:instrText>
            </w:r>
            <w:r w:rsidRPr="0008257B">
              <w:rPr>
                <w:rFonts w:ascii="黑体" w:eastAsia="黑体" w:hAnsi="黑体"/>
                <w:noProof/>
                <w:sz w:val="21"/>
                <w:szCs w:val="21"/>
                <w:rPrChange w:id="383" w:author="张 杰" w:date="2022-04-24T22:07:00Z">
                  <w:rPr>
                    <w:noProof/>
                  </w:rPr>
                </w:rPrChange>
              </w:rPr>
              <w:instrText>HYPERLINK \l "_Toc101730441"</w:instrText>
            </w:r>
            <w:r w:rsidRPr="0008257B">
              <w:rPr>
                <w:rStyle w:val="a7"/>
                <w:rFonts w:ascii="黑体" w:eastAsia="黑体" w:hAnsi="黑体"/>
                <w:noProof/>
                <w:sz w:val="21"/>
                <w:szCs w:val="21"/>
                <w:rPrChange w:id="384" w:author="张 杰" w:date="2022-04-24T22:07:00Z">
                  <w:rPr>
                    <w:rStyle w:val="a7"/>
                    <w:noProof/>
                  </w:rPr>
                </w:rPrChange>
              </w:rPr>
              <w:instrText xml:space="preserve"> </w:instrText>
            </w:r>
            <w:r w:rsidRPr="0008257B">
              <w:rPr>
                <w:rStyle w:val="a7"/>
                <w:rFonts w:ascii="黑体" w:eastAsia="黑体" w:hAnsi="黑体"/>
                <w:noProof/>
                <w:sz w:val="21"/>
                <w:szCs w:val="21"/>
                <w:rPrChange w:id="385" w:author="张 杰" w:date="2022-04-24T22:07:00Z">
                  <w:rPr>
                    <w:rStyle w:val="a7"/>
                    <w:noProof/>
                  </w:rPr>
                </w:rPrChange>
              </w:rPr>
              <w:fldChar w:fldCharType="separate"/>
            </w:r>
            <w:r w:rsidRPr="0008257B">
              <w:rPr>
                <w:rStyle w:val="a7"/>
                <w:rFonts w:ascii="黑体" w:eastAsia="黑体" w:hAnsi="黑体"/>
                <w:noProof/>
                <w:sz w:val="21"/>
                <w:szCs w:val="21"/>
                <w:rPrChange w:id="386" w:author="张 杰" w:date="2022-04-24T22:07:00Z">
                  <w:rPr>
                    <w:rStyle w:val="a7"/>
                    <w:rFonts w:ascii="Times New Roman" w:eastAsia="黑体" w:hAnsi="Times New Roman"/>
                    <w:noProof/>
                  </w:rPr>
                </w:rPrChange>
              </w:rPr>
              <w:t xml:space="preserve">4.2 </w:t>
            </w:r>
            <w:r w:rsidRPr="0008257B">
              <w:rPr>
                <w:rStyle w:val="a7"/>
                <w:rFonts w:ascii="黑体" w:eastAsia="黑体" w:hAnsi="黑体"/>
                <w:noProof/>
                <w:sz w:val="21"/>
                <w:szCs w:val="21"/>
                <w:rPrChange w:id="387" w:author="张 杰" w:date="2022-04-24T22:07:00Z">
                  <w:rPr>
                    <w:rStyle w:val="a7"/>
                    <w:rFonts w:ascii="黑体" w:eastAsia="黑体" w:hAnsi="黑体"/>
                    <w:noProof/>
                  </w:rPr>
                </w:rPrChange>
              </w:rPr>
              <w:t>系统结构</w:t>
            </w:r>
            <w:r w:rsidRPr="0008257B">
              <w:rPr>
                <w:rFonts w:ascii="黑体" w:eastAsia="黑体" w:hAnsi="黑体"/>
                <w:noProof/>
                <w:webHidden/>
                <w:sz w:val="21"/>
                <w:szCs w:val="21"/>
                <w:rPrChange w:id="388" w:author="张 杰" w:date="2022-04-24T22:07:00Z">
                  <w:rPr>
                    <w:noProof/>
                    <w:webHidden/>
                  </w:rPr>
                </w:rPrChange>
              </w:rPr>
              <w:tab/>
            </w:r>
            <w:r w:rsidRPr="0008257B">
              <w:rPr>
                <w:rFonts w:ascii="黑体" w:eastAsia="黑体" w:hAnsi="黑体"/>
                <w:noProof/>
                <w:webHidden/>
                <w:sz w:val="21"/>
                <w:szCs w:val="21"/>
                <w:rPrChange w:id="389" w:author="张 杰" w:date="2022-04-24T22:07:00Z">
                  <w:rPr>
                    <w:noProof/>
                    <w:webHidden/>
                  </w:rPr>
                </w:rPrChange>
              </w:rPr>
              <w:fldChar w:fldCharType="begin"/>
            </w:r>
            <w:r w:rsidRPr="0008257B">
              <w:rPr>
                <w:rFonts w:ascii="黑体" w:eastAsia="黑体" w:hAnsi="黑体"/>
                <w:noProof/>
                <w:webHidden/>
                <w:sz w:val="21"/>
                <w:szCs w:val="21"/>
                <w:rPrChange w:id="390" w:author="张 杰" w:date="2022-04-24T22:07:00Z">
                  <w:rPr>
                    <w:noProof/>
                    <w:webHidden/>
                  </w:rPr>
                </w:rPrChange>
              </w:rPr>
              <w:instrText xml:space="preserve"> PAGEREF _Toc101730441 \h </w:instrText>
            </w:r>
          </w:ins>
          <w:r w:rsidRPr="0008257B">
            <w:rPr>
              <w:rFonts w:ascii="黑体" w:eastAsia="黑体" w:hAnsi="黑体"/>
              <w:noProof/>
              <w:webHidden/>
              <w:sz w:val="21"/>
              <w:szCs w:val="21"/>
              <w:rPrChange w:id="391"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392" w:author="张 杰" w:date="2022-04-24T22:07:00Z">
                <w:rPr>
                  <w:noProof/>
                  <w:webHidden/>
                </w:rPr>
              </w:rPrChange>
            </w:rPr>
            <w:fldChar w:fldCharType="separate"/>
          </w:r>
          <w:ins w:id="393" w:author="张 杰" w:date="2022-04-24T22:15:00Z">
            <w:r w:rsidR="00500037">
              <w:rPr>
                <w:rFonts w:ascii="黑体" w:eastAsia="黑体" w:hAnsi="黑体"/>
                <w:noProof/>
                <w:webHidden/>
                <w:sz w:val="21"/>
                <w:szCs w:val="21"/>
              </w:rPr>
              <w:t>9</w:t>
            </w:r>
          </w:ins>
          <w:ins w:id="394" w:author="张 杰" w:date="2022-04-24T22:06:00Z">
            <w:r w:rsidRPr="0008257B">
              <w:rPr>
                <w:rFonts w:ascii="黑体" w:eastAsia="黑体" w:hAnsi="黑体"/>
                <w:noProof/>
                <w:webHidden/>
                <w:sz w:val="21"/>
                <w:szCs w:val="21"/>
                <w:rPrChange w:id="395" w:author="张 杰" w:date="2022-04-24T22:07:00Z">
                  <w:rPr>
                    <w:noProof/>
                    <w:webHidden/>
                  </w:rPr>
                </w:rPrChange>
              </w:rPr>
              <w:fldChar w:fldCharType="end"/>
            </w:r>
            <w:r w:rsidRPr="0008257B">
              <w:rPr>
                <w:rStyle w:val="a7"/>
                <w:rFonts w:ascii="黑体" w:eastAsia="黑体" w:hAnsi="黑体"/>
                <w:noProof/>
                <w:sz w:val="21"/>
                <w:szCs w:val="21"/>
                <w:rPrChange w:id="396" w:author="张 杰" w:date="2022-04-24T22:07:00Z">
                  <w:rPr>
                    <w:rStyle w:val="a7"/>
                    <w:noProof/>
                  </w:rPr>
                </w:rPrChange>
              </w:rPr>
              <w:fldChar w:fldCharType="end"/>
            </w:r>
          </w:ins>
        </w:p>
        <w:p w14:paraId="2E97DFAC" w14:textId="6D388AA9" w:rsidR="0008257B" w:rsidRPr="0008257B" w:rsidRDefault="0008257B">
          <w:pPr>
            <w:pStyle w:val="TOC2"/>
            <w:tabs>
              <w:tab w:val="right" w:leader="dot" w:pos="8630"/>
            </w:tabs>
            <w:spacing w:line="240" w:lineRule="auto"/>
            <w:rPr>
              <w:ins w:id="397" w:author="张 杰" w:date="2022-04-24T22:06:00Z"/>
              <w:rFonts w:ascii="黑体" w:eastAsia="黑体" w:hAnsi="黑体" w:cstheme="minorBidi"/>
              <w:noProof/>
              <w:kern w:val="2"/>
              <w:sz w:val="21"/>
              <w:szCs w:val="21"/>
              <w:rPrChange w:id="398" w:author="张 杰" w:date="2022-04-24T22:07:00Z">
                <w:rPr>
                  <w:ins w:id="399" w:author="张 杰" w:date="2022-04-24T22:06:00Z"/>
                  <w:rFonts w:cstheme="minorBidi"/>
                  <w:noProof/>
                  <w:kern w:val="2"/>
                  <w:sz w:val="21"/>
                </w:rPr>
              </w:rPrChange>
            </w:rPr>
            <w:pPrChange w:id="400" w:author="张 杰" w:date="2022-04-24T22:07:00Z">
              <w:pPr>
                <w:pStyle w:val="TOC2"/>
                <w:tabs>
                  <w:tab w:val="right" w:leader="dot" w:pos="8630"/>
                </w:tabs>
              </w:pPr>
            </w:pPrChange>
          </w:pPr>
          <w:ins w:id="401" w:author="张 杰" w:date="2022-04-24T22:06:00Z">
            <w:r w:rsidRPr="0008257B">
              <w:rPr>
                <w:rStyle w:val="a7"/>
                <w:rFonts w:ascii="黑体" w:eastAsia="黑体" w:hAnsi="黑体"/>
                <w:noProof/>
                <w:sz w:val="21"/>
                <w:szCs w:val="21"/>
                <w:rPrChange w:id="402" w:author="张 杰" w:date="2022-04-24T22:07:00Z">
                  <w:rPr>
                    <w:rStyle w:val="a7"/>
                    <w:noProof/>
                  </w:rPr>
                </w:rPrChange>
              </w:rPr>
              <w:fldChar w:fldCharType="begin"/>
            </w:r>
            <w:r w:rsidRPr="0008257B">
              <w:rPr>
                <w:rStyle w:val="a7"/>
                <w:rFonts w:ascii="黑体" w:eastAsia="黑体" w:hAnsi="黑体"/>
                <w:noProof/>
                <w:sz w:val="21"/>
                <w:szCs w:val="21"/>
                <w:rPrChange w:id="403" w:author="张 杰" w:date="2022-04-24T22:07:00Z">
                  <w:rPr>
                    <w:rStyle w:val="a7"/>
                    <w:noProof/>
                  </w:rPr>
                </w:rPrChange>
              </w:rPr>
              <w:instrText xml:space="preserve"> </w:instrText>
            </w:r>
            <w:r w:rsidRPr="0008257B">
              <w:rPr>
                <w:rFonts w:ascii="黑体" w:eastAsia="黑体" w:hAnsi="黑体"/>
                <w:noProof/>
                <w:sz w:val="21"/>
                <w:szCs w:val="21"/>
                <w:rPrChange w:id="404" w:author="张 杰" w:date="2022-04-24T22:07:00Z">
                  <w:rPr>
                    <w:noProof/>
                  </w:rPr>
                </w:rPrChange>
              </w:rPr>
              <w:instrText>HYPERLINK \l "_Toc101730442"</w:instrText>
            </w:r>
            <w:r w:rsidRPr="0008257B">
              <w:rPr>
                <w:rStyle w:val="a7"/>
                <w:rFonts w:ascii="黑体" w:eastAsia="黑体" w:hAnsi="黑体"/>
                <w:noProof/>
                <w:sz w:val="21"/>
                <w:szCs w:val="21"/>
                <w:rPrChange w:id="405" w:author="张 杰" w:date="2022-04-24T22:07:00Z">
                  <w:rPr>
                    <w:rStyle w:val="a7"/>
                    <w:noProof/>
                  </w:rPr>
                </w:rPrChange>
              </w:rPr>
              <w:instrText xml:space="preserve"> </w:instrText>
            </w:r>
            <w:r w:rsidRPr="0008257B">
              <w:rPr>
                <w:rStyle w:val="a7"/>
                <w:rFonts w:ascii="黑体" w:eastAsia="黑体" w:hAnsi="黑体"/>
                <w:noProof/>
                <w:sz w:val="21"/>
                <w:szCs w:val="21"/>
                <w:rPrChange w:id="406" w:author="张 杰" w:date="2022-04-24T22:07:00Z">
                  <w:rPr>
                    <w:rStyle w:val="a7"/>
                    <w:noProof/>
                  </w:rPr>
                </w:rPrChange>
              </w:rPr>
              <w:fldChar w:fldCharType="separate"/>
            </w:r>
            <w:r w:rsidRPr="0008257B">
              <w:rPr>
                <w:rStyle w:val="a7"/>
                <w:rFonts w:ascii="黑体" w:eastAsia="黑体" w:hAnsi="黑体"/>
                <w:noProof/>
                <w:sz w:val="21"/>
                <w:szCs w:val="21"/>
                <w:rPrChange w:id="407" w:author="张 杰" w:date="2022-04-24T22:07:00Z">
                  <w:rPr>
                    <w:rStyle w:val="a7"/>
                    <w:rFonts w:ascii="Times New Roman" w:eastAsia="黑体" w:hAnsi="Times New Roman"/>
                    <w:noProof/>
                  </w:rPr>
                </w:rPrChange>
              </w:rPr>
              <w:t>4.3</w:t>
            </w:r>
            <w:r w:rsidRPr="0008257B">
              <w:rPr>
                <w:rStyle w:val="a7"/>
                <w:rFonts w:ascii="黑体" w:eastAsia="黑体" w:hAnsi="黑体"/>
                <w:noProof/>
                <w:sz w:val="21"/>
                <w:szCs w:val="21"/>
                <w:rPrChange w:id="408" w:author="张 杰" w:date="2022-04-24T22:07:00Z">
                  <w:rPr>
                    <w:rStyle w:val="a7"/>
                    <w:rFonts w:ascii="黑体" w:eastAsia="黑体" w:hAnsi="黑体"/>
                    <w:noProof/>
                  </w:rPr>
                </w:rPrChange>
              </w:rPr>
              <w:t xml:space="preserve"> 服务端结构</w:t>
            </w:r>
            <w:r w:rsidRPr="0008257B">
              <w:rPr>
                <w:rFonts w:ascii="黑体" w:eastAsia="黑体" w:hAnsi="黑体"/>
                <w:noProof/>
                <w:webHidden/>
                <w:sz w:val="21"/>
                <w:szCs w:val="21"/>
                <w:rPrChange w:id="409" w:author="张 杰" w:date="2022-04-24T22:07:00Z">
                  <w:rPr>
                    <w:noProof/>
                    <w:webHidden/>
                  </w:rPr>
                </w:rPrChange>
              </w:rPr>
              <w:tab/>
            </w:r>
            <w:r w:rsidRPr="0008257B">
              <w:rPr>
                <w:rFonts w:ascii="黑体" w:eastAsia="黑体" w:hAnsi="黑体"/>
                <w:noProof/>
                <w:webHidden/>
                <w:sz w:val="21"/>
                <w:szCs w:val="21"/>
                <w:rPrChange w:id="410" w:author="张 杰" w:date="2022-04-24T22:07:00Z">
                  <w:rPr>
                    <w:noProof/>
                    <w:webHidden/>
                  </w:rPr>
                </w:rPrChange>
              </w:rPr>
              <w:fldChar w:fldCharType="begin"/>
            </w:r>
            <w:r w:rsidRPr="0008257B">
              <w:rPr>
                <w:rFonts w:ascii="黑体" w:eastAsia="黑体" w:hAnsi="黑体"/>
                <w:noProof/>
                <w:webHidden/>
                <w:sz w:val="21"/>
                <w:szCs w:val="21"/>
                <w:rPrChange w:id="411" w:author="张 杰" w:date="2022-04-24T22:07:00Z">
                  <w:rPr>
                    <w:noProof/>
                    <w:webHidden/>
                  </w:rPr>
                </w:rPrChange>
              </w:rPr>
              <w:instrText xml:space="preserve"> PAGEREF _Toc101730442 \h </w:instrText>
            </w:r>
          </w:ins>
          <w:r w:rsidRPr="0008257B">
            <w:rPr>
              <w:rFonts w:ascii="黑体" w:eastAsia="黑体" w:hAnsi="黑体"/>
              <w:noProof/>
              <w:webHidden/>
              <w:sz w:val="21"/>
              <w:szCs w:val="21"/>
              <w:rPrChange w:id="412"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413" w:author="张 杰" w:date="2022-04-24T22:07:00Z">
                <w:rPr>
                  <w:noProof/>
                  <w:webHidden/>
                </w:rPr>
              </w:rPrChange>
            </w:rPr>
            <w:fldChar w:fldCharType="separate"/>
          </w:r>
          <w:ins w:id="414" w:author="张 杰" w:date="2022-04-24T22:15:00Z">
            <w:r w:rsidR="00500037">
              <w:rPr>
                <w:rFonts w:ascii="黑体" w:eastAsia="黑体" w:hAnsi="黑体"/>
                <w:noProof/>
                <w:webHidden/>
                <w:sz w:val="21"/>
                <w:szCs w:val="21"/>
              </w:rPr>
              <w:t>10</w:t>
            </w:r>
          </w:ins>
          <w:ins w:id="415" w:author="张 杰" w:date="2022-04-24T22:06:00Z">
            <w:r w:rsidRPr="0008257B">
              <w:rPr>
                <w:rFonts w:ascii="黑体" w:eastAsia="黑体" w:hAnsi="黑体"/>
                <w:noProof/>
                <w:webHidden/>
                <w:sz w:val="21"/>
                <w:szCs w:val="21"/>
                <w:rPrChange w:id="416" w:author="张 杰" w:date="2022-04-24T22:07:00Z">
                  <w:rPr>
                    <w:noProof/>
                    <w:webHidden/>
                  </w:rPr>
                </w:rPrChange>
              </w:rPr>
              <w:fldChar w:fldCharType="end"/>
            </w:r>
            <w:r w:rsidRPr="0008257B">
              <w:rPr>
                <w:rStyle w:val="a7"/>
                <w:rFonts w:ascii="黑体" w:eastAsia="黑体" w:hAnsi="黑体"/>
                <w:noProof/>
                <w:sz w:val="21"/>
                <w:szCs w:val="21"/>
                <w:rPrChange w:id="417" w:author="张 杰" w:date="2022-04-24T22:07:00Z">
                  <w:rPr>
                    <w:rStyle w:val="a7"/>
                    <w:noProof/>
                  </w:rPr>
                </w:rPrChange>
              </w:rPr>
              <w:fldChar w:fldCharType="end"/>
            </w:r>
          </w:ins>
        </w:p>
        <w:p w14:paraId="136C87AE" w14:textId="1938D357" w:rsidR="0008257B" w:rsidRPr="0008257B" w:rsidRDefault="0008257B" w:rsidP="006E0B0A">
          <w:pPr>
            <w:pStyle w:val="TOC1"/>
            <w:rPr>
              <w:ins w:id="418" w:author="张 杰" w:date="2022-04-24T22:06:00Z"/>
              <w:rFonts w:cstheme="minorBidi"/>
              <w:kern w:val="2"/>
            </w:rPr>
          </w:pPr>
          <w:ins w:id="419" w:author="张 杰" w:date="2022-04-24T22:06:00Z">
            <w:r w:rsidRPr="0008257B">
              <w:rPr>
                <w:rStyle w:val="a7"/>
              </w:rPr>
              <w:fldChar w:fldCharType="begin"/>
            </w:r>
            <w:r w:rsidRPr="0008257B">
              <w:rPr>
                <w:rStyle w:val="a7"/>
              </w:rPr>
              <w:instrText xml:space="preserve"> </w:instrText>
            </w:r>
            <w:r w:rsidRPr="0008257B">
              <w:instrText>HYPERLINK \l "_Toc101730443"</w:instrText>
            </w:r>
            <w:r w:rsidRPr="0008257B">
              <w:rPr>
                <w:rStyle w:val="a7"/>
              </w:rPr>
              <w:instrText xml:space="preserve"> </w:instrText>
            </w:r>
            <w:r w:rsidRPr="0008257B">
              <w:rPr>
                <w:rStyle w:val="a7"/>
                <w:rPrChange w:id="420" w:author="张 杰" w:date="2022-04-24T22:07:00Z">
                  <w:rPr>
                    <w:rStyle w:val="a7"/>
                  </w:rPr>
                </w:rPrChange>
              </w:rPr>
              <w:fldChar w:fldCharType="separate"/>
            </w:r>
            <w:r w:rsidRPr="0008257B">
              <w:rPr>
                <w:rStyle w:val="a7"/>
              </w:rPr>
              <w:t>第</w:t>
            </w:r>
            <w:r w:rsidRPr="0008257B">
              <w:rPr>
                <w:rStyle w:val="a7"/>
                <w:rPrChange w:id="421" w:author="张 杰" w:date="2022-04-24T22:07:00Z">
                  <w:rPr>
                    <w:rStyle w:val="a7"/>
                    <w:rFonts w:ascii="Times New Roman" w:hAnsi="Times New Roman"/>
                  </w:rPr>
                </w:rPrChange>
              </w:rPr>
              <w:t>5</w:t>
            </w:r>
            <w:r w:rsidRPr="0008257B">
              <w:rPr>
                <w:rStyle w:val="a7"/>
              </w:rPr>
              <w:t>章 二维码展品介绍系统</w:t>
            </w:r>
            <w:r w:rsidRPr="0008257B">
              <w:rPr>
                <w:webHidden/>
              </w:rPr>
              <w:tab/>
            </w:r>
            <w:r w:rsidRPr="002E7431">
              <w:rPr>
                <w:webHidden/>
              </w:rPr>
              <w:fldChar w:fldCharType="begin"/>
            </w:r>
            <w:r w:rsidRPr="0008257B">
              <w:rPr>
                <w:webHidden/>
              </w:rPr>
              <w:instrText xml:space="preserve"> PAGEREF _Toc101730443 \h </w:instrText>
            </w:r>
          </w:ins>
          <w:r w:rsidRPr="0008257B">
            <w:rPr>
              <w:webHidden/>
              <w:rPrChange w:id="422" w:author="张 杰" w:date="2022-04-24T22:07:00Z">
                <w:rPr>
                  <w:webHidden/>
                </w:rPr>
              </w:rPrChange>
            </w:rPr>
          </w:r>
          <w:r w:rsidRPr="0008257B">
            <w:rPr>
              <w:webHidden/>
              <w:rPrChange w:id="423" w:author="张 杰" w:date="2022-04-24T22:07:00Z">
                <w:rPr>
                  <w:webHidden/>
                </w:rPr>
              </w:rPrChange>
            </w:rPr>
            <w:fldChar w:fldCharType="separate"/>
          </w:r>
          <w:ins w:id="424" w:author="张 杰" w:date="2022-04-24T22:15:00Z">
            <w:r w:rsidR="00500037">
              <w:rPr>
                <w:webHidden/>
              </w:rPr>
              <w:t>14</w:t>
            </w:r>
          </w:ins>
          <w:ins w:id="425" w:author="张 杰" w:date="2022-04-24T22:06:00Z">
            <w:r w:rsidRPr="002E7431">
              <w:rPr>
                <w:webHidden/>
              </w:rPr>
              <w:fldChar w:fldCharType="end"/>
            </w:r>
            <w:r w:rsidRPr="002E7431">
              <w:rPr>
                <w:rStyle w:val="a7"/>
              </w:rPr>
              <w:fldChar w:fldCharType="end"/>
            </w:r>
          </w:ins>
        </w:p>
        <w:p w14:paraId="459DC88C" w14:textId="76464F7E" w:rsidR="0008257B" w:rsidRPr="0008257B" w:rsidRDefault="0008257B">
          <w:pPr>
            <w:pStyle w:val="TOC2"/>
            <w:tabs>
              <w:tab w:val="right" w:leader="dot" w:pos="8630"/>
            </w:tabs>
            <w:spacing w:line="240" w:lineRule="auto"/>
            <w:rPr>
              <w:ins w:id="426" w:author="张 杰" w:date="2022-04-24T22:06:00Z"/>
              <w:rFonts w:ascii="黑体" w:eastAsia="黑体" w:hAnsi="黑体" w:cstheme="minorBidi"/>
              <w:noProof/>
              <w:kern w:val="2"/>
              <w:sz w:val="21"/>
              <w:szCs w:val="21"/>
              <w:rPrChange w:id="427" w:author="张 杰" w:date="2022-04-24T22:07:00Z">
                <w:rPr>
                  <w:ins w:id="428" w:author="张 杰" w:date="2022-04-24T22:06:00Z"/>
                  <w:rFonts w:cstheme="minorBidi"/>
                  <w:noProof/>
                  <w:kern w:val="2"/>
                  <w:sz w:val="21"/>
                </w:rPr>
              </w:rPrChange>
            </w:rPr>
            <w:pPrChange w:id="429" w:author="张 杰" w:date="2022-04-24T22:07:00Z">
              <w:pPr>
                <w:pStyle w:val="TOC2"/>
                <w:tabs>
                  <w:tab w:val="right" w:leader="dot" w:pos="8630"/>
                </w:tabs>
              </w:pPr>
            </w:pPrChange>
          </w:pPr>
          <w:ins w:id="430" w:author="张 杰" w:date="2022-04-24T22:06:00Z">
            <w:r w:rsidRPr="0008257B">
              <w:rPr>
                <w:rStyle w:val="a7"/>
                <w:rFonts w:ascii="黑体" w:eastAsia="黑体" w:hAnsi="黑体"/>
                <w:noProof/>
                <w:sz w:val="21"/>
                <w:szCs w:val="21"/>
                <w:rPrChange w:id="431" w:author="张 杰" w:date="2022-04-24T22:07:00Z">
                  <w:rPr>
                    <w:rStyle w:val="a7"/>
                    <w:noProof/>
                  </w:rPr>
                </w:rPrChange>
              </w:rPr>
              <w:fldChar w:fldCharType="begin"/>
            </w:r>
            <w:r w:rsidRPr="0008257B">
              <w:rPr>
                <w:rStyle w:val="a7"/>
                <w:rFonts w:ascii="黑体" w:eastAsia="黑体" w:hAnsi="黑体"/>
                <w:noProof/>
                <w:sz w:val="21"/>
                <w:szCs w:val="21"/>
                <w:rPrChange w:id="432" w:author="张 杰" w:date="2022-04-24T22:07:00Z">
                  <w:rPr>
                    <w:rStyle w:val="a7"/>
                    <w:noProof/>
                  </w:rPr>
                </w:rPrChange>
              </w:rPr>
              <w:instrText xml:space="preserve"> </w:instrText>
            </w:r>
            <w:r w:rsidRPr="0008257B">
              <w:rPr>
                <w:rFonts w:ascii="黑体" w:eastAsia="黑体" w:hAnsi="黑体"/>
                <w:noProof/>
                <w:sz w:val="21"/>
                <w:szCs w:val="21"/>
                <w:rPrChange w:id="433" w:author="张 杰" w:date="2022-04-24T22:07:00Z">
                  <w:rPr>
                    <w:noProof/>
                  </w:rPr>
                </w:rPrChange>
              </w:rPr>
              <w:instrText>HYPERLINK \l "_Toc101730444"</w:instrText>
            </w:r>
            <w:r w:rsidRPr="0008257B">
              <w:rPr>
                <w:rStyle w:val="a7"/>
                <w:rFonts w:ascii="黑体" w:eastAsia="黑体" w:hAnsi="黑体"/>
                <w:noProof/>
                <w:sz w:val="21"/>
                <w:szCs w:val="21"/>
                <w:rPrChange w:id="434" w:author="张 杰" w:date="2022-04-24T22:07:00Z">
                  <w:rPr>
                    <w:rStyle w:val="a7"/>
                    <w:noProof/>
                  </w:rPr>
                </w:rPrChange>
              </w:rPr>
              <w:instrText xml:space="preserve"> </w:instrText>
            </w:r>
            <w:r w:rsidRPr="0008257B">
              <w:rPr>
                <w:rStyle w:val="a7"/>
                <w:rFonts w:ascii="黑体" w:eastAsia="黑体" w:hAnsi="黑体"/>
                <w:noProof/>
                <w:sz w:val="21"/>
                <w:szCs w:val="21"/>
                <w:rPrChange w:id="435" w:author="张 杰" w:date="2022-04-24T22:07:00Z">
                  <w:rPr>
                    <w:rStyle w:val="a7"/>
                    <w:noProof/>
                  </w:rPr>
                </w:rPrChange>
              </w:rPr>
              <w:fldChar w:fldCharType="separate"/>
            </w:r>
            <w:r w:rsidRPr="0008257B">
              <w:rPr>
                <w:rStyle w:val="a7"/>
                <w:rFonts w:ascii="黑体" w:eastAsia="黑体" w:hAnsi="黑体"/>
                <w:noProof/>
                <w:sz w:val="21"/>
                <w:szCs w:val="21"/>
                <w:rPrChange w:id="436" w:author="张 杰" w:date="2022-04-24T22:07:00Z">
                  <w:rPr>
                    <w:rStyle w:val="a7"/>
                    <w:rFonts w:ascii="Times New Roman" w:eastAsia="黑体" w:hAnsi="Times New Roman"/>
                    <w:noProof/>
                  </w:rPr>
                </w:rPrChange>
              </w:rPr>
              <w:t xml:space="preserve">5.1 </w:t>
            </w:r>
            <w:r w:rsidRPr="0008257B">
              <w:rPr>
                <w:rStyle w:val="a7"/>
                <w:rFonts w:ascii="黑体" w:eastAsia="黑体" w:hAnsi="黑体"/>
                <w:noProof/>
                <w:sz w:val="21"/>
                <w:szCs w:val="21"/>
                <w:rPrChange w:id="437" w:author="张 杰" w:date="2022-04-24T22:07:00Z">
                  <w:rPr>
                    <w:rStyle w:val="a7"/>
                    <w:rFonts w:ascii="黑体" w:eastAsia="黑体" w:hAnsi="黑体"/>
                    <w:noProof/>
                  </w:rPr>
                </w:rPrChange>
              </w:rPr>
              <w:t>移动端实现</w:t>
            </w:r>
            <w:r w:rsidRPr="0008257B">
              <w:rPr>
                <w:rFonts w:ascii="黑体" w:eastAsia="黑体" w:hAnsi="黑体"/>
                <w:noProof/>
                <w:webHidden/>
                <w:sz w:val="21"/>
                <w:szCs w:val="21"/>
                <w:rPrChange w:id="438" w:author="张 杰" w:date="2022-04-24T22:07:00Z">
                  <w:rPr>
                    <w:noProof/>
                    <w:webHidden/>
                  </w:rPr>
                </w:rPrChange>
              </w:rPr>
              <w:tab/>
            </w:r>
            <w:r w:rsidRPr="0008257B">
              <w:rPr>
                <w:rFonts w:ascii="黑体" w:eastAsia="黑体" w:hAnsi="黑体"/>
                <w:noProof/>
                <w:webHidden/>
                <w:sz w:val="21"/>
                <w:szCs w:val="21"/>
                <w:rPrChange w:id="439" w:author="张 杰" w:date="2022-04-24T22:07:00Z">
                  <w:rPr>
                    <w:noProof/>
                    <w:webHidden/>
                  </w:rPr>
                </w:rPrChange>
              </w:rPr>
              <w:fldChar w:fldCharType="begin"/>
            </w:r>
            <w:r w:rsidRPr="0008257B">
              <w:rPr>
                <w:rFonts w:ascii="黑体" w:eastAsia="黑体" w:hAnsi="黑体"/>
                <w:noProof/>
                <w:webHidden/>
                <w:sz w:val="21"/>
                <w:szCs w:val="21"/>
                <w:rPrChange w:id="440" w:author="张 杰" w:date="2022-04-24T22:07:00Z">
                  <w:rPr>
                    <w:noProof/>
                    <w:webHidden/>
                  </w:rPr>
                </w:rPrChange>
              </w:rPr>
              <w:instrText xml:space="preserve"> PAGEREF _Toc101730444 \h </w:instrText>
            </w:r>
          </w:ins>
          <w:r w:rsidRPr="0008257B">
            <w:rPr>
              <w:rFonts w:ascii="黑体" w:eastAsia="黑体" w:hAnsi="黑体"/>
              <w:noProof/>
              <w:webHidden/>
              <w:sz w:val="21"/>
              <w:szCs w:val="21"/>
              <w:rPrChange w:id="441"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442" w:author="张 杰" w:date="2022-04-24T22:07:00Z">
                <w:rPr>
                  <w:noProof/>
                  <w:webHidden/>
                </w:rPr>
              </w:rPrChange>
            </w:rPr>
            <w:fldChar w:fldCharType="separate"/>
          </w:r>
          <w:ins w:id="443" w:author="张 杰" w:date="2022-04-24T22:15:00Z">
            <w:r w:rsidR="00500037">
              <w:rPr>
                <w:rFonts w:ascii="黑体" w:eastAsia="黑体" w:hAnsi="黑体"/>
                <w:noProof/>
                <w:webHidden/>
                <w:sz w:val="21"/>
                <w:szCs w:val="21"/>
              </w:rPr>
              <w:t>14</w:t>
            </w:r>
          </w:ins>
          <w:ins w:id="444" w:author="张 杰" w:date="2022-04-24T22:06:00Z">
            <w:r w:rsidRPr="0008257B">
              <w:rPr>
                <w:rFonts w:ascii="黑体" w:eastAsia="黑体" w:hAnsi="黑体"/>
                <w:noProof/>
                <w:webHidden/>
                <w:sz w:val="21"/>
                <w:szCs w:val="21"/>
                <w:rPrChange w:id="445" w:author="张 杰" w:date="2022-04-24T22:07:00Z">
                  <w:rPr>
                    <w:noProof/>
                    <w:webHidden/>
                  </w:rPr>
                </w:rPrChange>
              </w:rPr>
              <w:fldChar w:fldCharType="end"/>
            </w:r>
            <w:r w:rsidRPr="0008257B">
              <w:rPr>
                <w:rStyle w:val="a7"/>
                <w:rFonts w:ascii="黑体" w:eastAsia="黑体" w:hAnsi="黑体"/>
                <w:noProof/>
                <w:sz w:val="21"/>
                <w:szCs w:val="21"/>
                <w:rPrChange w:id="446" w:author="张 杰" w:date="2022-04-24T22:07:00Z">
                  <w:rPr>
                    <w:rStyle w:val="a7"/>
                    <w:noProof/>
                  </w:rPr>
                </w:rPrChange>
              </w:rPr>
              <w:fldChar w:fldCharType="end"/>
            </w:r>
          </w:ins>
        </w:p>
        <w:p w14:paraId="51236E63" w14:textId="6715F39A" w:rsidR="0008257B" w:rsidRPr="0008257B" w:rsidRDefault="0008257B">
          <w:pPr>
            <w:pStyle w:val="TOC2"/>
            <w:tabs>
              <w:tab w:val="right" w:leader="dot" w:pos="8630"/>
            </w:tabs>
            <w:spacing w:line="240" w:lineRule="auto"/>
            <w:rPr>
              <w:ins w:id="447" w:author="张 杰" w:date="2022-04-24T22:06:00Z"/>
              <w:rFonts w:ascii="黑体" w:eastAsia="黑体" w:hAnsi="黑体" w:cstheme="minorBidi"/>
              <w:noProof/>
              <w:kern w:val="2"/>
              <w:sz w:val="21"/>
              <w:szCs w:val="21"/>
              <w:rPrChange w:id="448" w:author="张 杰" w:date="2022-04-24T22:07:00Z">
                <w:rPr>
                  <w:ins w:id="449" w:author="张 杰" w:date="2022-04-24T22:06:00Z"/>
                  <w:rFonts w:cstheme="minorBidi"/>
                  <w:noProof/>
                  <w:kern w:val="2"/>
                  <w:sz w:val="21"/>
                </w:rPr>
              </w:rPrChange>
            </w:rPr>
            <w:pPrChange w:id="450" w:author="张 杰" w:date="2022-04-24T22:07:00Z">
              <w:pPr>
                <w:pStyle w:val="TOC2"/>
                <w:tabs>
                  <w:tab w:val="right" w:leader="dot" w:pos="8630"/>
                </w:tabs>
              </w:pPr>
            </w:pPrChange>
          </w:pPr>
          <w:ins w:id="451" w:author="张 杰" w:date="2022-04-24T22:06:00Z">
            <w:r w:rsidRPr="0008257B">
              <w:rPr>
                <w:rStyle w:val="a7"/>
                <w:rFonts w:ascii="黑体" w:eastAsia="黑体" w:hAnsi="黑体"/>
                <w:noProof/>
                <w:sz w:val="21"/>
                <w:szCs w:val="21"/>
                <w:rPrChange w:id="452" w:author="张 杰" w:date="2022-04-24T22:07:00Z">
                  <w:rPr>
                    <w:rStyle w:val="a7"/>
                    <w:noProof/>
                  </w:rPr>
                </w:rPrChange>
              </w:rPr>
              <w:fldChar w:fldCharType="begin"/>
            </w:r>
            <w:r w:rsidRPr="0008257B">
              <w:rPr>
                <w:rStyle w:val="a7"/>
                <w:rFonts w:ascii="黑体" w:eastAsia="黑体" w:hAnsi="黑体"/>
                <w:noProof/>
                <w:sz w:val="21"/>
                <w:szCs w:val="21"/>
                <w:rPrChange w:id="453" w:author="张 杰" w:date="2022-04-24T22:07:00Z">
                  <w:rPr>
                    <w:rStyle w:val="a7"/>
                    <w:noProof/>
                  </w:rPr>
                </w:rPrChange>
              </w:rPr>
              <w:instrText xml:space="preserve"> </w:instrText>
            </w:r>
            <w:r w:rsidRPr="0008257B">
              <w:rPr>
                <w:rFonts w:ascii="黑体" w:eastAsia="黑体" w:hAnsi="黑体"/>
                <w:noProof/>
                <w:sz w:val="21"/>
                <w:szCs w:val="21"/>
                <w:rPrChange w:id="454" w:author="张 杰" w:date="2022-04-24T22:07:00Z">
                  <w:rPr>
                    <w:noProof/>
                  </w:rPr>
                </w:rPrChange>
              </w:rPr>
              <w:instrText>HYPERLINK \l "_Toc101730445"</w:instrText>
            </w:r>
            <w:r w:rsidRPr="0008257B">
              <w:rPr>
                <w:rStyle w:val="a7"/>
                <w:rFonts w:ascii="黑体" w:eastAsia="黑体" w:hAnsi="黑体"/>
                <w:noProof/>
                <w:sz w:val="21"/>
                <w:szCs w:val="21"/>
                <w:rPrChange w:id="455" w:author="张 杰" w:date="2022-04-24T22:07:00Z">
                  <w:rPr>
                    <w:rStyle w:val="a7"/>
                    <w:noProof/>
                  </w:rPr>
                </w:rPrChange>
              </w:rPr>
              <w:instrText xml:space="preserve"> </w:instrText>
            </w:r>
            <w:r w:rsidRPr="0008257B">
              <w:rPr>
                <w:rStyle w:val="a7"/>
                <w:rFonts w:ascii="黑体" w:eastAsia="黑体" w:hAnsi="黑体"/>
                <w:noProof/>
                <w:sz w:val="21"/>
                <w:szCs w:val="21"/>
                <w:rPrChange w:id="456" w:author="张 杰" w:date="2022-04-24T22:07:00Z">
                  <w:rPr>
                    <w:rStyle w:val="a7"/>
                    <w:noProof/>
                  </w:rPr>
                </w:rPrChange>
              </w:rPr>
              <w:fldChar w:fldCharType="separate"/>
            </w:r>
            <w:r w:rsidRPr="0008257B">
              <w:rPr>
                <w:rStyle w:val="a7"/>
                <w:rFonts w:ascii="黑体" w:eastAsia="黑体" w:hAnsi="黑体"/>
                <w:noProof/>
                <w:sz w:val="21"/>
                <w:szCs w:val="21"/>
                <w:rPrChange w:id="457" w:author="张 杰" w:date="2022-04-24T22:07:00Z">
                  <w:rPr>
                    <w:rStyle w:val="a7"/>
                    <w:rFonts w:ascii="Times New Roman" w:eastAsia="黑体" w:hAnsi="Times New Roman"/>
                    <w:noProof/>
                  </w:rPr>
                </w:rPrChange>
              </w:rPr>
              <w:t xml:space="preserve">5.2 </w:t>
            </w:r>
            <w:r w:rsidRPr="0008257B">
              <w:rPr>
                <w:rStyle w:val="a7"/>
                <w:rFonts w:ascii="黑体" w:eastAsia="黑体" w:hAnsi="黑体"/>
                <w:noProof/>
                <w:sz w:val="21"/>
                <w:szCs w:val="21"/>
                <w:rPrChange w:id="458" w:author="张 杰" w:date="2022-04-24T22:07:00Z">
                  <w:rPr>
                    <w:rStyle w:val="a7"/>
                    <w:rFonts w:ascii="黑体" w:eastAsia="黑体" w:hAnsi="黑体"/>
                    <w:noProof/>
                  </w:rPr>
                </w:rPrChange>
              </w:rPr>
              <w:t>服务端实现</w:t>
            </w:r>
            <w:r w:rsidRPr="0008257B">
              <w:rPr>
                <w:rFonts w:ascii="黑体" w:eastAsia="黑体" w:hAnsi="黑体"/>
                <w:noProof/>
                <w:webHidden/>
                <w:sz w:val="21"/>
                <w:szCs w:val="21"/>
                <w:rPrChange w:id="459" w:author="张 杰" w:date="2022-04-24T22:07:00Z">
                  <w:rPr>
                    <w:noProof/>
                    <w:webHidden/>
                  </w:rPr>
                </w:rPrChange>
              </w:rPr>
              <w:tab/>
            </w:r>
            <w:r w:rsidRPr="0008257B">
              <w:rPr>
                <w:rFonts w:ascii="黑体" w:eastAsia="黑体" w:hAnsi="黑体"/>
                <w:noProof/>
                <w:webHidden/>
                <w:sz w:val="21"/>
                <w:szCs w:val="21"/>
                <w:rPrChange w:id="460" w:author="张 杰" w:date="2022-04-24T22:07:00Z">
                  <w:rPr>
                    <w:noProof/>
                    <w:webHidden/>
                  </w:rPr>
                </w:rPrChange>
              </w:rPr>
              <w:fldChar w:fldCharType="begin"/>
            </w:r>
            <w:r w:rsidRPr="0008257B">
              <w:rPr>
                <w:rFonts w:ascii="黑体" w:eastAsia="黑体" w:hAnsi="黑体"/>
                <w:noProof/>
                <w:webHidden/>
                <w:sz w:val="21"/>
                <w:szCs w:val="21"/>
                <w:rPrChange w:id="461" w:author="张 杰" w:date="2022-04-24T22:07:00Z">
                  <w:rPr>
                    <w:noProof/>
                    <w:webHidden/>
                  </w:rPr>
                </w:rPrChange>
              </w:rPr>
              <w:instrText xml:space="preserve"> PAGEREF _Toc101730445 \h </w:instrText>
            </w:r>
          </w:ins>
          <w:r w:rsidRPr="0008257B">
            <w:rPr>
              <w:rFonts w:ascii="黑体" w:eastAsia="黑体" w:hAnsi="黑体"/>
              <w:noProof/>
              <w:webHidden/>
              <w:sz w:val="21"/>
              <w:szCs w:val="21"/>
              <w:rPrChange w:id="462"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463" w:author="张 杰" w:date="2022-04-24T22:07:00Z">
                <w:rPr>
                  <w:noProof/>
                  <w:webHidden/>
                </w:rPr>
              </w:rPrChange>
            </w:rPr>
            <w:fldChar w:fldCharType="separate"/>
          </w:r>
          <w:ins w:id="464" w:author="张 杰" w:date="2022-04-24T22:15:00Z">
            <w:r w:rsidR="00500037">
              <w:rPr>
                <w:rFonts w:ascii="黑体" w:eastAsia="黑体" w:hAnsi="黑体"/>
                <w:noProof/>
                <w:webHidden/>
                <w:sz w:val="21"/>
                <w:szCs w:val="21"/>
              </w:rPr>
              <w:t>18</w:t>
            </w:r>
          </w:ins>
          <w:ins w:id="465" w:author="张 杰" w:date="2022-04-24T22:06:00Z">
            <w:r w:rsidRPr="0008257B">
              <w:rPr>
                <w:rFonts w:ascii="黑体" w:eastAsia="黑体" w:hAnsi="黑体"/>
                <w:noProof/>
                <w:webHidden/>
                <w:sz w:val="21"/>
                <w:szCs w:val="21"/>
                <w:rPrChange w:id="466" w:author="张 杰" w:date="2022-04-24T22:07:00Z">
                  <w:rPr>
                    <w:noProof/>
                    <w:webHidden/>
                  </w:rPr>
                </w:rPrChange>
              </w:rPr>
              <w:fldChar w:fldCharType="end"/>
            </w:r>
            <w:r w:rsidRPr="0008257B">
              <w:rPr>
                <w:rStyle w:val="a7"/>
                <w:rFonts w:ascii="黑体" w:eastAsia="黑体" w:hAnsi="黑体"/>
                <w:noProof/>
                <w:sz w:val="21"/>
                <w:szCs w:val="21"/>
                <w:rPrChange w:id="467" w:author="张 杰" w:date="2022-04-24T22:07:00Z">
                  <w:rPr>
                    <w:rStyle w:val="a7"/>
                    <w:noProof/>
                  </w:rPr>
                </w:rPrChange>
              </w:rPr>
              <w:fldChar w:fldCharType="end"/>
            </w:r>
          </w:ins>
        </w:p>
        <w:p w14:paraId="574EA966" w14:textId="43305055" w:rsidR="0008257B" w:rsidRPr="0008257B" w:rsidRDefault="0008257B">
          <w:pPr>
            <w:pStyle w:val="TOC2"/>
            <w:tabs>
              <w:tab w:val="right" w:leader="dot" w:pos="8630"/>
            </w:tabs>
            <w:spacing w:line="240" w:lineRule="auto"/>
            <w:rPr>
              <w:ins w:id="468" w:author="张 杰" w:date="2022-04-24T22:06:00Z"/>
              <w:rFonts w:ascii="黑体" w:eastAsia="黑体" w:hAnsi="黑体" w:cstheme="minorBidi"/>
              <w:noProof/>
              <w:kern w:val="2"/>
              <w:sz w:val="21"/>
              <w:szCs w:val="21"/>
              <w:rPrChange w:id="469" w:author="张 杰" w:date="2022-04-24T22:07:00Z">
                <w:rPr>
                  <w:ins w:id="470" w:author="张 杰" w:date="2022-04-24T22:06:00Z"/>
                  <w:rFonts w:cstheme="minorBidi"/>
                  <w:noProof/>
                  <w:kern w:val="2"/>
                  <w:sz w:val="21"/>
                </w:rPr>
              </w:rPrChange>
            </w:rPr>
            <w:pPrChange w:id="471" w:author="张 杰" w:date="2022-04-24T22:07:00Z">
              <w:pPr>
                <w:pStyle w:val="TOC2"/>
                <w:tabs>
                  <w:tab w:val="right" w:leader="dot" w:pos="8630"/>
                </w:tabs>
              </w:pPr>
            </w:pPrChange>
          </w:pPr>
          <w:ins w:id="472" w:author="张 杰" w:date="2022-04-24T22:06:00Z">
            <w:r w:rsidRPr="0008257B">
              <w:rPr>
                <w:rStyle w:val="a7"/>
                <w:rFonts w:ascii="黑体" w:eastAsia="黑体" w:hAnsi="黑体"/>
                <w:noProof/>
                <w:sz w:val="21"/>
                <w:szCs w:val="21"/>
                <w:rPrChange w:id="473" w:author="张 杰" w:date="2022-04-24T22:07:00Z">
                  <w:rPr>
                    <w:rStyle w:val="a7"/>
                    <w:noProof/>
                  </w:rPr>
                </w:rPrChange>
              </w:rPr>
              <w:fldChar w:fldCharType="begin"/>
            </w:r>
            <w:r w:rsidRPr="0008257B">
              <w:rPr>
                <w:rStyle w:val="a7"/>
                <w:rFonts w:ascii="黑体" w:eastAsia="黑体" w:hAnsi="黑体"/>
                <w:noProof/>
                <w:sz w:val="21"/>
                <w:szCs w:val="21"/>
                <w:rPrChange w:id="474" w:author="张 杰" w:date="2022-04-24T22:07:00Z">
                  <w:rPr>
                    <w:rStyle w:val="a7"/>
                    <w:noProof/>
                  </w:rPr>
                </w:rPrChange>
              </w:rPr>
              <w:instrText xml:space="preserve"> </w:instrText>
            </w:r>
            <w:r w:rsidRPr="0008257B">
              <w:rPr>
                <w:rFonts w:ascii="黑体" w:eastAsia="黑体" w:hAnsi="黑体"/>
                <w:noProof/>
                <w:sz w:val="21"/>
                <w:szCs w:val="21"/>
                <w:rPrChange w:id="475" w:author="张 杰" w:date="2022-04-24T22:07:00Z">
                  <w:rPr>
                    <w:noProof/>
                  </w:rPr>
                </w:rPrChange>
              </w:rPr>
              <w:instrText>HYPERLINK \l "_Toc101730446"</w:instrText>
            </w:r>
            <w:r w:rsidRPr="0008257B">
              <w:rPr>
                <w:rStyle w:val="a7"/>
                <w:rFonts w:ascii="黑体" w:eastAsia="黑体" w:hAnsi="黑体"/>
                <w:noProof/>
                <w:sz w:val="21"/>
                <w:szCs w:val="21"/>
                <w:rPrChange w:id="476" w:author="张 杰" w:date="2022-04-24T22:07:00Z">
                  <w:rPr>
                    <w:rStyle w:val="a7"/>
                    <w:noProof/>
                  </w:rPr>
                </w:rPrChange>
              </w:rPr>
              <w:instrText xml:space="preserve"> </w:instrText>
            </w:r>
            <w:r w:rsidRPr="0008257B">
              <w:rPr>
                <w:rStyle w:val="a7"/>
                <w:rFonts w:ascii="黑体" w:eastAsia="黑体" w:hAnsi="黑体"/>
                <w:noProof/>
                <w:sz w:val="21"/>
                <w:szCs w:val="21"/>
                <w:rPrChange w:id="477" w:author="张 杰" w:date="2022-04-24T22:07:00Z">
                  <w:rPr>
                    <w:rStyle w:val="a7"/>
                    <w:noProof/>
                  </w:rPr>
                </w:rPrChange>
              </w:rPr>
              <w:fldChar w:fldCharType="separate"/>
            </w:r>
            <w:r w:rsidRPr="0008257B">
              <w:rPr>
                <w:rStyle w:val="a7"/>
                <w:rFonts w:ascii="黑体" w:eastAsia="黑体" w:hAnsi="黑体"/>
                <w:noProof/>
                <w:sz w:val="21"/>
                <w:szCs w:val="21"/>
                <w:rPrChange w:id="478" w:author="张 杰" w:date="2022-04-24T22:07:00Z">
                  <w:rPr>
                    <w:rStyle w:val="a7"/>
                    <w:rFonts w:ascii="Times New Roman" w:eastAsia="黑体" w:hAnsi="Times New Roman"/>
                    <w:noProof/>
                  </w:rPr>
                </w:rPrChange>
              </w:rPr>
              <w:t>5.3</w:t>
            </w:r>
            <w:r w:rsidRPr="0008257B">
              <w:rPr>
                <w:rStyle w:val="a7"/>
                <w:rFonts w:ascii="黑体" w:eastAsia="黑体" w:hAnsi="黑体"/>
                <w:noProof/>
                <w:sz w:val="21"/>
                <w:szCs w:val="21"/>
                <w:rPrChange w:id="479" w:author="张 杰" w:date="2022-04-24T22:07:00Z">
                  <w:rPr>
                    <w:rStyle w:val="a7"/>
                    <w:rFonts w:ascii="黑体" w:eastAsia="黑体" w:hAnsi="黑体"/>
                    <w:noProof/>
                  </w:rPr>
                </w:rPrChange>
              </w:rPr>
              <w:t xml:space="preserve"> 性能测试</w:t>
            </w:r>
            <w:r w:rsidRPr="0008257B">
              <w:rPr>
                <w:rFonts w:ascii="黑体" w:eastAsia="黑体" w:hAnsi="黑体"/>
                <w:noProof/>
                <w:webHidden/>
                <w:sz w:val="21"/>
                <w:szCs w:val="21"/>
                <w:rPrChange w:id="480" w:author="张 杰" w:date="2022-04-24T22:07:00Z">
                  <w:rPr>
                    <w:noProof/>
                    <w:webHidden/>
                  </w:rPr>
                </w:rPrChange>
              </w:rPr>
              <w:tab/>
            </w:r>
            <w:r w:rsidRPr="0008257B">
              <w:rPr>
                <w:rFonts w:ascii="黑体" w:eastAsia="黑体" w:hAnsi="黑体"/>
                <w:noProof/>
                <w:webHidden/>
                <w:sz w:val="21"/>
                <w:szCs w:val="21"/>
                <w:rPrChange w:id="481" w:author="张 杰" w:date="2022-04-24T22:07:00Z">
                  <w:rPr>
                    <w:noProof/>
                    <w:webHidden/>
                  </w:rPr>
                </w:rPrChange>
              </w:rPr>
              <w:fldChar w:fldCharType="begin"/>
            </w:r>
            <w:r w:rsidRPr="0008257B">
              <w:rPr>
                <w:rFonts w:ascii="黑体" w:eastAsia="黑体" w:hAnsi="黑体"/>
                <w:noProof/>
                <w:webHidden/>
                <w:sz w:val="21"/>
                <w:szCs w:val="21"/>
                <w:rPrChange w:id="482" w:author="张 杰" w:date="2022-04-24T22:07:00Z">
                  <w:rPr>
                    <w:noProof/>
                    <w:webHidden/>
                  </w:rPr>
                </w:rPrChange>
              </w:rPr>
              <w:instrText xml:space="preserve"> PAGEREF _Toc101730446 \h </w:instrText>
            </w:r>
          </w:ins>
          <w:r w:rsidRPr="0008257B">
            <w:rPr>
              <w:rFonts w:ascii="黑体" w:eastAsia="黑体" w:hAnsi="黑体"/>
              <w:noProof/>
              <w:webHidden/>
              <w:sz w:val="21"/>
              <w:szCs w:val="21"/>
              <w:rPrChange w:id="483" w:author="张 杰" w:date="2022-04-24T22:07:00Z">
                <w:rPr>
                  <w:rFonts w:ascii="黑体" w:eastAsia="黑体" w:hAnsi="黑体"/>
                  <w:noProof/>
                  <w:webHidden/>
                  <w:sz w:val="21"/>
                  <w:szCs w:val="21"/>
                </w:rPr>
              </w:rPrChange>
            </w:rPr>
          </w:r>
          <w:r w:rsidRPr="0008257B">
            <w:rPr>
              <w:rFonts w:ascii="黑体" w:eastAsia="黑体" w:hAnsi="黑体"/>
              <w:noProof/>
              <w:webHidden/>
              <w:sz w:val="21"/>
              <w:szCs w:val="21"/>
              <w:rPrChange w:id="484" w:author="张 杰" w:date="2022-04-24T22:07:00Z">
                <w:rPr>
                  <w:noProof/>
                  <w:webHidden/>
                </w:rPr>
              </w:rPrChange>
            </w:rPr>
            <w:fldChar w:fldCharType="separate"/>
          </w:r>
          <w:ins w:id="485" w:author="张 杰" w:date="2022-04-24T22:15:00Z">
            <w:r w:rsidR="00500037">
              <w:rPr>
                <w:rFonts w:ascii="黑体" w:eastAsia="黑体" w:hAnsi="黑体"/>
                <w:noProof/>
                <w:webHidden/>
                <w:sz w:val="21"/>
                <w:szCs w:val="21"/>
              </w:rPr>
              <w:t>19</w:t>
            </w:r>
          </w:ins>
          <w:ins w:id="486" w:author="张 杰" w:date="2022-04-24T22:06:00Z">
            <w:r w:rsidRPr="0008257B">
              <w:rPr>
                <w:rFonts w:ascii="黑体" w:eastAsia="黑体" w:hAnsi="黑体"/>
                <w:noProof/>
                <w:webHidden/>
                <w:sz w:val="21"/>
                <w:szCs w:val="21"/>
                <w:rPrChange w:id="487" w:author="张 杰" w:date="2022-04-24T22:07:00Z">
                  <w:rPr>
                    <w:noProof/>
                    <w:webHidden/>
                  </w:rPr>
                </w:rPrChange>
              </w:rPr>
              <w:fldChar w:fldCharType="end"/>
            </w:r>
            <w:r w:rsidRPr="0008257B">
              <w:rPr>
                <w:rStyle w:val="a7"/>
                <w:rFonts w:ascii="黑体" w:eastAsia="黑体" w:hAnsi="黑体"/>
                <w:noProof/>
                <w:sz w:val="21"/>
                <w:szCs w:val="21"/>
                <w:rPrChange w:id="488" w:author="张 杰" w:date="2022-04-24T22:07:00Z">
                  <w:rPr>
                    <w:rStyle w:val="a7"/>
                    <w:noProof/>
                  </w:rPr>
                </w:rPrChange>
              </w:rPr>
              <w:fldChar w:fldCharType="end"/>
            </w:r>
          </w:ins>
        </w:p>
        <w:p w14:paraId="7FC59B4C" w14:textId="5E461507" w:rsidR="0008257B" w:rsidRPr="0008257B" w:rsidRDefault="0008257B" w:rsidP="006E0B0A">
          <w:pPr>
            <w:pStyle w:val="TOC1"/>
            <w:rPr>
              <w:ins w:id="489" w:author="张 杰" w:date="2022-04-24T22:06:00Z"/>
              <w:rFonts w:cstheme="minorBidi"/>
              <w:kern w:val="2"/>
            </w:rPr>
          </w:pPr>
          <w:ins w:id="490" w:author="张 杰" w:date="2022-04-24T22:06:00Z">
            <w:r w:rsidRPr="0008257B">
              <w:rPr>
                <w:rStyle w:val="a7"/>
              </w:rPr>
              <w:fldChar w:fldCharType="begin"/>
            </w:r>
            <w:r w:rsidRPr="0008257B">
              <w:rPr>
                <w:rStyle w:val="a7"/>
              </w:rPr>
              <w:instrText xml:space="preserve"> </w:instrText>
            </w:r>
            <w:r w:rsidRPr="0008257B">
              <w:instrText>HYPERLINK \l "_Toc101730447"</w:instrText>
            </w:r>
            <w:r w:rsidRPr="0008257B">
              <w:rPr>
                <w:rStyle w:val="a7"/>
              </w:rPr>
              <w:instrText xml:space="preserve"> </w:instrText>
            </w:r>
            <w:r w:rsidRPr="0008257B">
              <w:rPr>
                <w:rStyle w:val="a7"/>
                <w:rPrChange w:id="491" w:author="张 杰" w:date="2022-04-24T22:07:00Z">
                  <w:rPr>
                    <w:rStyle w:val="a7"/>
                  </w:rPr>
                </w:rPrChange>
              </w:rPr>
              <w:fldChar w:fldCharType="separate"/>
            </w:r>
            <w:r w:rsidRPr="0008257B">
              <w:rPr>
                <w:rStyle w:val="a7"/>
              </w:rPr>
              <w:t>第</w:t>
            </w:r>
            <w:r w:rsidRPr="0008257B">
              <w:rPr>
                <w:rStyle w:val="a7"/>
                <w:rPrChange w:id="492" w:author="张 杰" w:date="2022-04-24T22:07:00Z">
                  <w:rPr>
                    <w:rStyle w:val="a7"/>
                    <w:rFonts w:ascii="Times New Roman" w:hAnsi="Times New Roman"/>
                  </w:rPr>
                </w:rPrChange>
              </w:rPr>
              <w:t>6</w:t>
            </w:r>
            <w:r w:rsidRPr="0008257B">
              <w:rPr>
                <w:rStyle w:val="a7"/>
              </w:rPr>
              <w:t>章 总结</w:t>
            </w:r>
            <w:r w:rsidRPr="0008257B">
              <w:rPr>
                <w:webHidden/>
              </w:rPr>
              <w:tab/>
            </w:r>
            <w:r w:rsidRPr="002E7431">
              <w:rPr>
                <w:webHidden/>
              </w:rPr>
              <w:fldChar w:fldCharType="begin"/>
            </w:r>
            <w:r w:rsidRPr="0008257B">
              <w:rPr>
                <w:webHidden/>
              </w:rPr>
              <w:instrText xml:space="preserve"> PAGEREF _Toc101730447 \h </w:instrText>
            </w:r>
          </w:ins>
          <w:r w:rsidRPr="0008257B">
            <w:rPr>
              <w:webHidden/>
              <w:rPrChange w:id="493" w:author="张 杰" w:date="2022-04-24T22:07:00Z">
                <w:rPr>
                  <w:webHidden/>
                </w:rPr>
              </w:rPrChange>
            </w:rPr>
          </w:r>
          <w:r w:rsidRPr="0008257B">
            <w:rPr>
              <w:webHidden/>
              <w:rPrChange w:id="494" w:author="张 杰" w:date="2022-04-24T22:07:00Z">
                <w:rPr>
                  <w:webHidden/>
                </w:rPr>
              </w:rPrChange>
            </w:rPr>
            <w:fldChar w:fldCharType="separate"/>
          </w:r>
          <w:ins w:id="495" w:author="张 杰" w:date="2022-04-24T22:15:00Z">
            <w:r w:rsidR="00500037">
              <w:rPr>
                <w:webHidden/>
              </w:rPr>
              <w:t>20</w:t>
            </w:r>
          </w:ins>
          <w:ins w:id="496" w:author="张 杰" w:date="2022-04-24T22:06:00Z">
            <w:r w:rsidRPr="002E7431">
              <w:rPr>
                <w:webHidden/>
              </w:rPr>
              <w:fldChar w:fldCharType="end"/>
            </w:r>
            <w:r w:rsidRPr="002E7431">
              <w:rPr>
                <w:rStyle w:val="a7"/>
              </w:rPr>
              <w:fldChar w:fldCharType="end"/>
            </w:r>
          </w:ins>
        </w:p>
        <w:p w14:paraId="5AE3AC5E" w14:textId="6FADAB6C" w:rsidR="0008257B" w:rsidRPr="0008257B" w:rsidRDefault="0008257B">
          <w:pPr>
            <w:pStyle w:val="TOC1"/>
            <w:rPr>
              <w:ins w:id="497" w:author="张 杰" w:date="2022-04-24T22:06:00Z"/>
              <w:rFonts w:cstheme="minorBidi"/>
              <w:kern w:val="2"/>
            </w:rPr>
          </w:pPr>
          <w:ins w:id="498" w:author="张 杰" w:date="2022-04-24T22:06:00Z">
            <w:r w:rsidRPr="002E7431">
              <w:rPr>
                <w:rStyle w:val="a7"/>
              </w:rPr>
              <w:fldChar w:fldCharType="begin"/>
            </w:r>
            <w:r w:rsidRPr="0008257B">
              <w:rPr>
                <w:rStyle w:val="a7"/>
              </w:rPr>
              <w:instrText xml:space="preserve"> </w:instrText>
            </w:r>
            <w:r w:rsidRPr="0008257B">
              <w:instrText>HYPERLINK \l "_Toc101730448"</w:instrText>
            </w:r>
            <w:r w:rsidRPr="0008257B">
              <w:rPr>
                <w:rStyle w:val="a7"/>
              </w:rPr>
              <w:instrText xml:space="preserve"> </w:instrText>
            </w:r>
            <w:r w:rsidRPr="0008257B">
              <w:rPr>
                <w:rStyle w:val="a7"/>
                <w:rPrChange w:id="499" w:author="张 杰" w:date="2022-04-24T22:07:00Z">
                  <w:rPr>
                    <w:rStyle w:val="a7"/>
                  </w:rPr>
                </w:rPrChange>
              </w:rPr>
              <w:fldChar w:fldCharType="separate"/>
            </w:r>
            <w:r w:rsidRPr="0008257B">
              <w:rPr>
                <w:rStyle w:val="a7"/>
              </w:rPr>
              <w:t>参考文献</w:t>
            </w:r>
            <w:r w:rsidRPr="0008257B">
              <w:rPr>
                <w:webHidden/>
              </w:rPr>
              <w:tab/>
            </w:r>
            <w:r w:rsidRPr="002E7431">
              <w:rPr>
                <w:webHidden/>
              </w:rPr>
              <w:fldChar w:fldCharType="begin"/>
            </w:r>
            <w:r w:rsidRPr="0008257B">
              <w:rPr>
                <w:webHidden/>
              </w:rPr>
              <w:instrText xml:space="preserve"> PAGEREF _Toc101730448 \h </w:instrText>
            </w:r>
          </w:ins>
          <w:r w:rsidRPr="0008257B">
            <w:rPr>
              <w:webHidden/>
              <w:rPrChange w:id="500" w:author="张 杰" w:date="2022-04-24T22:07:00Z">
                <w:rPr>
                  <w:webHidden/>
                </w:rPr>
              </w:rPrChange>
            </w:rPr>
          </w:r>
          <w:r w:rsidRPr="0008257B">
            <w:rPr>
              <w:webHidden/>
              <w:rPrChange w:id="501" w:author="张 杰" w:date="2022-04-24T22:07:00Z">
                <w:rPr>
                  <w:webHidden/>
                </w:rPr>
              </w:rPrChange>
            </w:rPr>
            <w:fldChar w:fldCharType="separate"/>
          </w:r>
          <w:ins w:id="502" w:author="张 杰" w:date="2022-04-24T22:15:00Z">
            <w:r w:rsidR="00500037">
              <w:rPr>
                <w:webHidden/>
              </w:rPr>
              <w:t>21</w:t>
            </w:r>
          </w:ins>
          <w:ins w:id="503" w:author="张 杰" w:date="2022-04-24T22:06:00Z">
            <w:r w:rsidRPr="002E7431">
              <w:rPr>
                <w:webHidden/>
              </w:rPr>
              <w:fldChar w:fldCharType="end"/>
            </w:r>
            <w:r w:rsidRPr="002E7431">
              <w:rPr>
                <w:rStyle w:val="a7"/>
              </w:rPr>
              <w:fldChar w:fldCharType="end"/>
            </w:r>
          </w:ins>
        </w:p>
        <w:p w14:paraId="6B58726E" w14:textId="43970418" w:rsidR="0008257B" w:rsidRDefault="0008257B">
          <w:pPr>
            <w:pStyle w:val="TOC1"/>
            <w:rPr>
              <w:ins w:id="504" w:author="张 杰" w:date="2022-04-24T22:06:00Z"/>
              <w:rFonts w:asciiTheme="minorHAnsi" w:eastAsiaTheme="minorEastAsia" w:hAnsiTheme="minorHAnsi" w:cstheme="minorBidi"/>
              <w:kern w:val="2"/>
              <w:szCs w:val="22"/>
            </w:rPr>
          </w:pPr>
          <w:ins w:id="505" w:author="张 杰" w:date="2022-04-24T22:06:00Z">
            <w:r w:rsidRPr="002E7431">
              <w:rPr>
                <w:rStyle w:val="a7"/>
              </w:rPr>
              <w:fldChar w:fldCharType="begin"/>
            </w:r>
            <w:r w:rsidRPr="0008257B">
              <w:rPr>
                <w:rStyle w:val="a7"/>
              </w:rPr>
              <w:instrText xml:space="preserve"> </w:instrText>
            </w:r>
            <w:r w:rsidRPr="0008257B">
              <w:instrText>HYPERLINK \l "_Toc101730449"</w:instrText>
            </w:r>
            <w:r w:rsidRPr="0008257B">
              <w:rPr>
                <w:rStyle w:val="a7"/>
              </w:rPr>
              <w:instrText xml:space="preserve"> </w:instrText>
            </w:r>
            <w:r w:rsidRPr="0008257B">
              <w:rPr>
                <w:rStyle w:val="a7"/>
                <w:rPrChange w:id="506" w:author="张 杰" w:date="2022-04-24T22:07:00Z">
                  <w:rPr>
                    <w:rStyle w:val="a7"/>
                  </w:rPr>
                </w:rPrChange>
              </w:rPr>
              <w:fldChar w:fldCharType="separate"/>
            </w:r>
            <w:r w:rsidRPr="0008257B">
              <w:rPr>
                <w:rStyle w:val="a7"/>
              </w:rPr>
              <w:t>致谢</w:t>
            </w:r>
            <w:r w:rsidRPr="0008257B">
              <w:rPr>
                <w:webHidden/>
              </w:rPr>
              <w:tab/>
            </w:r>
            <w:r w:rsidRPr="002E7431">
              <w:rPr>
                <w:webHidden/>
              </w:rPr>
              <w:fldChar w:fldCharType="begin"/>
            </w:r>
            <w:r w:rsidRPr="0008257B">
              <w:rPr>
                <w:webHidden/>
              </w:rPr>
              <w:instrText xml:space="preserve"> PAGEREF _Toc101730449 \h </w:instrText>
            </w:r>
          </w:ins>
          <w:r w:rsidRPr="0008257B">
            <w:rPr>
              <w:webHidden/>
              <w:rPrChange w:id="507" w:author="张 杰" w:date="2022-04-24T22:07:00Z">
                <w:rPr>
                  <w:webHidden/>
                </w:rPr>
              </w:rPrChange>
            </w:rPr>
          </w:r>
          <w:r w:rsidRPr="0008257B">
            <w:rPr>
              <w:webHidden/>
              <w:rPrChange w:id="508" w:author="张 杰" w:date="2022-04-24T22:07:00Z">
                <w:rPr>
                  <w:webHidden/>
                </w:rPr>
              </w:rPrChange>
            </w:rPr>
            <w:fldChar w:fldCharType="separate"/>
          </w:r>
          <w:ins w:id="509" w:author="张 杰" w:date="2022-04-24T22:15:00Z">
            <w:r w:rsidR="00500037">
              <w:rPr>
                <w:webHidden/>
              </w:rPr>
              <w:t>22</w:t>
            </w:r>
          </w:ins>
          <w:ins w:id="510" w:author="张 杰" w:date="2022-04-24T22:06:00Z">
            <w:r w:rsidRPr="002E7431">
              <w:rPr>
                <w:webHidden/>
              </w:rPr>
              <w:fldChar w:fldCharType="end"/>
            </w:r>
            <w:r w:rsidRPr="002E7431">
              <w:rPr>
                <w:rStyle w:val="a7"/>
              </w:rPr>
              <w:fldChar w:fldCharType="end"/>
            </w:r>
          </w:ins>
        </w:p>
        <w:p w14:paraId="19FBD5B9" w14:textId="3B2ACF76" w:rsidR="00CE656F" w:rsidRPr="00B15DB7" w:rsidDel="0019161A" w:rsidRDefault="00CE656F" w:rsidP="00CE656F">
          <w:pPr>
            <w:pStyle w:val="TOC1"/>
            <w:rPr>
              <w:del w:id="511" w:author="张 杰" w:date="2022-04-24T22:03:00Z"/>
              <w:rFonts w:cstheme="minorBidi"/>
              <w:kern w:val="2"/>
            </w:rPr>
          </w:pPr>
          <w:del w:id="512" w:author="张 杰" w:date="2022-04-24T22:03:00Z">
            <w:r w:rsidRPr="00B15DB7" w:rsidDel="0019161A">
              <w:rPr>
                <w:rPrChange w:id="513" w:author="张 杰" w:date="2022-04-24T22:05:00Z">
                  <w:rPr>
                    <w:rStyle w:val="a7"/>
                    <w:rFonts w:ascii="黑体" w:eastAsia="黑体" w:hAnsi="黑体"/>
                    <w:noProof/>
                    <w:szCs w:val="21"/>
                  </w:rPr>
                </w:rPrChange>
              </w:rPr>
              <w:delText>第</w:delText>
            </w:r>
            <w:r w:rsidRPr="00B15DB7" w:rsidDel="0019161A">
              <w:rPr>
                <w:rPrChange w:id="514" w:author="张 杰" w:date="2022-04-24T22:05:00Z">
                  <w:rPr>
                    <w:rStyle w:val="a7"/>
                    <w:rFonts w:ascii="Times New Roman" w:eastAsia="黑体" w:hAnsi="Times New Roman"/>
                    <w:noProof/>
                    <w:szCs w:val="21"/>
                  </w:rPr>
                </w:rPrChange>
              </w:rPr>
              <w:delText>1</w:delText>
            </w:r>
            <w:r w:rsidRPr="00B15DB7" w:rsidDel="0019161A">
              <w:rPr>
                <w:rPrChange w:id="515" w:author="张 杰" w:date="2022-04-24T22:05:00Z">
                  <w:rPr>
                    <w:rStyle w:val="a7"/>
                    <w:rFonts w:ascii="黑体" w:eastAsia="黑体" w:hAnsi="黑体"/>
                    <w:noProof/>
                    <w:szCs w:val="21"/>
                  </w:rPr>
                </w:rPrChange>
              </w:rPr>
              <w:delText>章 引言</w:delText>
            </w:r>
            <w:r w:rsidRPr="00B15DB7" w:rsidDel="0019161A">
              <w:rPr>
                <w:webHidden/>
              </w:rPr>
              <w:tab/>
              <w:delText>1</w:delText>
            </w:r>
          </w:del>
        </w:p>
        <w:p w14:paraId="6D42D7CC" w14:textId="6AC30540" w:rsidR="00CE656F" w:rsidRPr="00B15DB7" w:rsidDel="0019161A" w:rsidRDefault="00CE656F" w:rsidP="00CE656F">
          <w:pPr>
            <w:pStyle w:val="TOC2"/>
            <w:tabs>
              <w:tab w:val="right" w:leader="dot" w:pos="8630"/>
            </w:tabs>
            <w:spacing w:line="240" w:lineRule="auto"/>
            <w:rPr>
              <w:del w:id="516" w:author="张 杰" w:date="2022-04-24T22:03:00Z"/>
              <w:rFonts w:ascii="黑体" w:eastAsia="黑体" w:hAnsi="黑体" w:cstheme="minorBidi"/>
              <w:noProof/>
              <w:kern w:val="2"/>
              <w:sz w:val="21"/>
              <w:szCs w:val="21"/>
              <w:rPrChange w:id="517" w:author="张 杰" w:date="2022-04-24T22:05:00Z">
                <w:rPr>
                  <w:del w:id="518" w:author="张 杰" w:date="2022-04-24T22:03:00Z"/>
                  <w:rFonts w:cstheme="minorBidi"/>
                  <w:noProof/>
                  <w:kern w:val="2"/>
                  <w:sz w:val="21"/>
                </w:rPr>
              </w:rPrChange>
            </w:rPr>
          </w:pPr>
          <w:del w:id="519" w:author="张 杰" w:date="2022-04-24T22:03:00Z">
            <w:r w:rsidRPr="00B15DB7" w:rsidDel="0019161A">
              <w:rPr>
                <w:rFonts w:ascii="黑体" w:hAnsi="黑体"/>
                <w:sz w:val="21"/>
                <w:szCs w:val="21"/>
                <w:rPrChange w:id="520" w:author="张 杰" w:date="2022-04-24T22:05:00Z">
                  <w:rPr>
                    <w:rStyle w:val="a7"/>
                    <w:rFonts w:ascii="Times New Roman" w:eastAsia="黑体" w:hAnsi="Times New Roman"/>
                    <w:noProof/>
                  </w:rPr>
                </w:rPrChange>
              </w:rPr>
              <w:delText>1.1</w:delText>
            </w:r>
            <w:r w:rsidRPr="00B15DB7" w:rsidDel="0019161A">
              <w:rPr>
                <w:sz w:val="21"/>
                <w:szCs w:val="21"/>
                <w:rPrChange w:id="521" w:author="张 杰" w:date="2022-04-24T22:05:00Z">
                  <w:rPr>
                    <w:rStyle w:val="a7"/>
                    <w:rFonts w:ascii="黑体" w:eastAsia="黑体" w:hAnsi="黑体"/>
                    <w:noProof/>
                  </w:rPr>
                </w:rPrChange>
              </w:rPr>
              <w:delText xml:space="preserve"> </w:delText>
            </w:r>
            <w:r w:rsidRPr="00B15DB7" w:rsidDel="0019161A">
              <w:rPr>
                <w:sz w:val="21"/>
                <w:szCs w:val="21"/>
                <w:rPrChange w:id="522" w:author="张 杰" w:date="2022-04-24T22:05:00Z">
                  <w:rPr>
                    <w:rStyle w:val="a7"/>
                    <w:rFonts w:ascii="黑体" w:eastAsia="黑体" w:hAnsi="黑体"/>
                    <w:noProof/>
                  </w:rPr>
                </w:rPrChange>
              </w:rPr>
              <w:delText>项目背景与意义</w:delText>
            </w:r>
            <w:r w:rsidRPr="00B15DB7" w:rsidDel="0019161A">
              <w:rPr>
                <w:rFonts w:ascii="黑体" w:eastAsia="黑体" w:hAnsi="黑体"/>
                <w:noProof/>
                <w:webHidden/>
                <w:sz w:val="21"/>
                <w:szCs w:val="21"/>
                <w:rPrChange w:id="523" w:author="张 杰" w:date="2022-04-24T22:05:00Z">
                  <w:rPr>
                    <w:noProof/>
                    <w:webHidden/>
                  </w:rPr>
                </w:rPrChange>
              </w:rPr>
              <w:tab/>
              <w:delText>1</w:delText>
            </w:r>
          </w:del>
        </w:p>
        <w:p w14:paraId="385D92CA" w14:textId="6C943998" w:rsidR="00CE656F" w:rsidRPr="00B15DB7" w:rsidDel="0019161A" w:rsidRDefault="00CE656F" w:rsidP="00CE656F">
          <w:pPr>
            <w:pStyle w:val="TOC2"/>
            <w:tabs>
              <w:tab w:val="right" w:leader="dot" w:pos="8630"/>
            </w:tabs>
            <w:spacing w:line="240" w:lineRule="auto"/>
            <w:rPr>
              <w:del w:id="524" w:author="张 杰" w:date="2022-04-24T22:03:00Z"/>
              <w:rFonts w:ascii="黑体" w:eastAsia="黑体" w:hAnsi="黑体" w:cstheme="minorBidi"/>
              <w:noProof/>
              <w:kern w:val="2"/>
              <w:sz w:val="21"/>
              <w:szCs w:val="21"/>
              <w:rPrChange w:id="525" w:author="张 杰" w:date="2022-04-24T22:05:00Z">
                <w:rPr>
                  <w:del w:id="526" w:author="张 杰" w:date="2022-04-24T22:03:00Z"/>
                  <w:rFonts w:cstheme="minorBidi"/>
                  <w:noProof/>
                  <w:kern w:val="2"/>
                  <w:sz w:val="21"/>
                </w:rPr>
              </w:rPrChange>
            </w:rPr>
          </w:pPr>
          <w:del w:id="527" w:author="张 杰" w:date="2022-04-24T22:03:00Z">
            <w:r w:rsidRPr="00B15DB7" w:rsidDel="0019161A">
              <w:rPr>
                <w:rFonts w:ascii="黑体" w:hAnsi="黑体"/>
                <w:sz w:val="21"/>
                <w:szCs w:val="21"/>
                <w:rPrChange w:id="528" w:author="张 杰" w:date="2022-04-24T22:05:00Z">
                  <w:rPr>
                    <w:rStyle w:val="a7"/>
                    <w:rFonts w:ascii="Times New Roman" w:eastAsia="黑体" w:hAnsi="Times New Roman"/>
                    <w:noProof/>
                  </w:rPr>
                </w:rPrChange>
              </w:rPr>
              <w:delText>1.2</w:delText>
            </w:r>
            <w:r w:rsidRPr="00B15DB7" w:rsidDel="0019161A">
              <w:rPr>
                <w:sz w:val="21"/>
                <w:szCs w:val="21"/>
                <w:rPrChange w:id="529" w:author="张 杰" w:date="2022-04-24T22:05:00Z">
                  <w:rPr>
                    <w:rStyle w:val="a7"/>
                    <w:rFonts w:ascii="黑体" w:eastAsia="黑体" w:hAnsi="黑体"/>
                    <w:noProof/>
                  </w:rPr>
                </w:rPrChange>
              </w:rPr>
              <w:delText xml:space="preserve"> </w:delText>
            </w:r>
            <w:r w:rsidRPr="00B15DB7" w:rsidDel="0019161A">
              <w:rPr>
                <w:sz w:val="21"/>
                <w:szCs w:val="21"/>
                <w:rPrChange w:id="530" w:author="张 杰" w:date="2022-04-24T22:05:00Z">
                  <w:rPr>
                    <w:rStyle w:val="a7"/>
                    <w:rFonts w:ascii="黑体" w:eastAsia="黑体" w:hAnsi="黑体"/>
                    <w:noProof/>
                  </w:rPr>
                </w:rPrChange>
              </w:rPr>
              <w:delText>研究现状</w:delText>
            </w:r>
            <w:r w:rsidRPr="00B15DB7" w:rsidDel="0019161A">
              <w:rPr>
                <w:rFonts w:ascii="黑体" w:eastAsia="黑体" w:hAnsi="黑体"/>
                <w:noProof/>
                <w:webHidden/>
                <w:sz w:val="21"/>
                <w:szCs w:val="21"/>
                <w:rPrChange w:id="531" w:author="张 杰" w:date="2022-04-24T22:05:00Z">
                  <w:rPr>
                    <w:noProof/>
                    <w:webHidden/>
                  </w:rPr>
                </w:rPrChange>
              </w:rPr>
              <w:tab/>
              <w:delText>1</w:delText>
            </w:r>
          </w:del>
        </w:p>
        <w:p w14:paraId="78D51596" w14:textId="13FB7DDE" w:rsidR="00CE656F" w:rsidRPr="00B15DB7" w:rsidDel="0019161A" w:rsidRDefault="00CE656F" w:rsidP="00CE656F">
          <w:pPr>
            <w:pStyle w:val="TOC2"/>
            <w:tabs>
              <w:tab w:val="right" w:leader="dot" w:pos="8630"/>
            </w:tabs>
            <w:spacing w:line="240" w:lineRule="auto"/>
            <w:rPr>
              <w:del w:id="532" w:author="张 杰" w:date="2022-04-24T22:03:00Z"/>
              <w:rFonts w:ascii="黑体" w:eastAsia="黑体" w:hAnsi="黑体" w:cstheme="minorBidi"/>
              <w:noProof/>
              <w:kern w:val="2"/>
              <w:sz w:val="21"/>
              <w:szCs w:val="21"/>
              <w:rPrChange w:id="533" w:author="张 杰" w:date="2022-04-24T22:05:00Z">
                <w:rPr>
                  <w:del w:id="534" w:author="张 杰" w:date="2022-04-24T22:03:00Z"/>
                  <w:rFonts w:cstheme="minorBidi"/>
                  <w:noProof/>
                  <w:kern w:val="2"/>
                  <w:sz w:val="21"/>
                </w:rPr>
              </w:rPrChange>
            </w:rPr>
          </w:pPr>
          <w:del w:id="535" w:author="张 杰" w:date="2022-04-24T22:03:00Z">
            <w:r w:rsidRPr="00B15DB7" w:rsidDel="0019161A">
              <w:rPr>
                <w:rFonts w:ascii="黑体" w:hAnsi="黑体"/>
                <w:sz w:val="21"/>
                <w:szCs w:val="21"/>
                <w:rPrChange w:id="536" w:author="张 杰" w:date="2022-04-24T22:05:00Z">
                  <w:rPr>
                    <w:rStyle w:val="a7"/>
                    <w:rFonts w:ascii="Times New Roman" w:eastAsia="黑体" w:hAnsi="Times New Roman"/>
                    <w:noProof/>
                  </w:rPr>
                </w:rPrChange>
              </w:rPr>
              <w:delText>1.3</w:delText>
            </w:r>
            <w:r w:rsidRPr="00B15DB7" w:rsidDel="0019161A">
              <w:rPr>
                <w:sz w:val="21"/>
                <w:szCs w:val="21"/>
                <w:rPrChange w:id="537" w:author="张 杰" w:date="2022-04-24T22:05:00Z">
                  <w:rPr>
                    <w:rStyle w:val="a7"/>
                    <w:rFonts w:ascii="黑体" w:eastAsia="黑体" w:hAnsi="黑体"/>
                    <w:noProof/>
                  </w:rPr>
                </w:rPrChange>
              </w:rPr>
              <w:delText xml:space="preserve"> </w:delText>
            </w:r>
            <w:r w:rsidRPr="00B15DB7" w:rsidDel="0019161A">
              <w:rPr>
                <w:sz w:val="21"/>
                <w:szCs w:val="21"/>
                <w:rPrChange w:id="538" w:author="张 杰" w:date="2022-04-24T22:05:00Z">
                  <w:rPr>
                    <w:rStyle w:val="a7"/>
                    <w:rFonts w:ascii="黑体" w:eastAsia="黑体" w:hAnsi="黑体"/>
                    <w:noProof/>
                  </w:rPr>
                </w:rPrChange>
              </w:rPr>
              <w:delText>研究内容</w:delText>
            </w:r>
            <w:r w:rsidRPr="00B15DB7" w:rsidDel="0019161A">
              <w:rPr>
                <w:rFonts w:ascii="黑体" w:eastAsia="黑体" w:hAnsi="黑体"/>
                <w:noProof/>
                <w:webHidden/>
                <w:sz w:val="21"/>
                <w:szCs w:val="21"/>
                <w:rPrChange w:id="539" w:author="张 杰" w:date="2022-04-24T22:05:00Z">
                  <w:rPr>
                    <w:noProof/>
                    <w:webHidden/>
                  </w:rPr>
                </w:rPrChange>
              </w:rPr>
              <w:tab/>
              <w:delText>3</w:delText>
            </w:r>
          </w:del>
        </w:p>
        <w:p w14:paraId="21AA2344" w14:textId="75D13762" w:rsidR="00CE656F" w:rsidRPr="00B15DB7" w:rsidDel="0019161A" w:rsidRDefault="00CE656F" w:rsidP="00CE656F">
          <w:pPr>
            <w:pStyle w:val="TOC1"/>
            <w:rPr>
              <w:del w:id="540" w:author="张 杰" w:date="2022-04-24T22:03:00Z"/>
              <w:rFonts w:cstheme="minorBidi"/>
              <w:kern w:val="2"/>
            </w:rPr>
          </w:pPr>
          <w:del w:id="541" w:author="张 杰" w:date="2022-04-24T22:03:00Z">
            <w:r w:rsidRPr="00B15DB7" w:rsidDel="0019161A">
              <w:rPr>
                <w:rPrChange w:id="542" w:author="张 杰" w:date="2022-04-24T22:05:00Z">
                  <w:rPr>
                    <w:rStyle w:val="a7"/>
                    <w:rFonts w:ascii="黑体" w:eastAsia="黑体" w:hAnsi="黑体"/>
                    <w:noProof/>
                    <w:szCs w:val="21"/>
                  </w:rPr>
                </w:rPrChange>
              </w:rPr>
              <w:delText>第</w:delText>
            </w:r>
            <w:r w:rsidRPr="00B15DB7" w:rsidDel="0019161A">
              <w:rPr>
                <w:rPrChange w:id="543" w:author="张 杰" w:date="2022-04-24T22:05:00Z">
                  <w:rPr>
                    <w:rStyle w:val="a7"/>
                    <w:rFonts w:ascii="Times New Roman" w:eastAsia="黑体" w:hAnsi="Times New Roman"/>
                    <w:noProof/>
                    <w:szCs w:val="21"/>
                  </w:rPr>
                </w:rPrChange>
              </w:rPr>
              <w:delText>2</w:delText>
            </w:r>
            <w:r w:rsidRPr="00B15DB7" w:rsidDel="0019161A">
              <w:rPr>
                <w:rPrChange w:id="544" w:author="张 杰" w:date="2022-04-24T22:05:00Z">
                  <w:rPr>
                    <w:rStyle w:val="a7"/>
                    <w:rFonts w:ascii="黑体" w:eastAsia="黑体" w:hAnsi="黑体"/>
                    <w:noProof/>
                    <w:szCs w:val="21"/>
                  </w:rPr>
                </w:rPrChange>
              </w:rPr>
              <w:delText>章 相关技术简介</w:delText>
            </w:r>
            <w:r w:rsidRPr="00B15DB7" w:rsidDel="0019161A">
              <w:rPr>
                <w:webHidden/>
              </w:rPr>
              <w:tab/>
              <w:delText>4</w:delText>
            </w:r>
          </w:del>
        </w:p>
        <w:p w14:paraId="1717A047" w14:textId="6CEAE0C3" w:rsidR="00CE656F" w:rsidRPr="00B15DB7" w:rsidDel="0019161A" w:rsidRDefault="00CE656F" w:rsidP="00CE656F">
          <w:pPr>
            <w:pStyle w:val="TOC2"/>
            <w:tabs>
              <w:tab w:val="right" w:leader="dot" w:pos="8630"/>
            </w:tabs>
            <w:spacing w:line="240" w:lineRule="auto"/>
            <w:rPr>
              <w:del w:id="545" w:author="张 杰" w:date="2022-04-24T22:03:00Z"/>
              <w:rFonts w:ascii="黑体" w:eastAsia="黑体" w:hAnsi="黑体" w:cstheme="minorBidi"/>
              <w:noProof/>
              <w:kern w:val="2"/>
              <w:sz w:val="21"/>
              <w:szCs w:val="21"/>
              <w:rPrChange w:id="546" w:author="张 杰" w:date="2022-04-24T22:05:00Z">
                <w:rPr>
                  <w:del w:id="547" w:author="张 杰" w:date="2022-04-24T22:03:00Z"/>
                  <w:rFonts w:cstheme="minorBidi"/>
                  <w:noProof/>
                  <w:kern w:val="2"/>
                  <w:sz w:val="21"/>
                </w:rPr>
              </w:rPrChange>
            </w:rPr>
          </w:pPr>
          <w:del w:id="548" w:author="张 杰" w:date="2022-04-24T22:03:00Z">
            <w:r w:rsidRPr="00B15DB7" w:rsidDel="0019161A">
              <w:rPr>
                <w:rFonts w:ascii="黑体" w:hAnsi="黑体"/>
                <w:sz w:val="21"/>
                <w:szCs w:val="21"/>
                <w:rPrChange w:id="549" w:author="张 杰" w:date="2022-04-24T22:05:00Z">
                  <w:rPr>
                    <w:rStyle w:val="a7"/>
                    <w:rFonts w:ascii="Times New Roman" w:eastAsia="黑体" w:hAnsi="Times New Roman"/>
                    <w:noProof/>
                  </w:rPr>
                </w:rPrChange>
              </w:rPr>
              <w:delText>2.1</w:delText>
            </w:r>
            <w:r w:rsidRPr="00B15DB7" w:rsidDel="0019161A">
              <w:rPr>
                <w:sz w:val="21"/>
                <w:szCs w:val="21"/>
                <w:rPrChange w:id="550" w:author="张 杰" w:date="2022-04-24T22:05:00Z">
                  <w:rPr>
                    <w:rStyle w:val="a7"/>
                    <w:rFonts w:ascii="黑体" w:eastAsia="黑体" w:hAnsi="黑体"/>
                    <w:noProof/>
                  </w:rPr>
                </w:rPrChange>
              </w:rPr>
              <w:delText xml:space="preserve"> </w:delText>
            </w:r>
            <w:r w:rsidRPr="00B15DB7" w:rsidDel="0019161A">
              <w:rPr>
                <w:sz w:val="21"/>
                <w:szCs w:val="21"/>
                <w:rPrChange w:id="551" w:author="张 杰" w:date="2022-04-24T22:05:00Z">
                  <w:rPr>
                    <w:rStyle w:val="a7"/>
                    <w:rFonts w:ascii="黑体" w:eastAsia="黑体" w:hAnsi="黑体"/>
                    <w:noProof/>
                  </w:rPr>
                </w:rPrChange>
              </w:rPr>
              <w:delText>项目架构</w:delText>
            </w:r>
            <w:r w:rsidRPr="00B15DB7" w:rsidDel="0019161A">
              <w:rPr>
                <w:rFonts w:ascii="黑体" w:eastAsia="黑体" w:hAnsi="黑体"/>
                <w:noProof/>
                <w:webHidden/>
                <w:sz w:val="21"/>
                <w:szCs w:val="21"/>
                <w:rPrChange w:id="552" w:author="张 杰" w:date="2022-04-24T22:05:00Z">
                  <w:rPr>
                    <w:noProof/>
                    <w:webHidden/>
                  </w:rPr>
                </w:rPrChange>
              </w:rPr>
              <w:tab/>
              <w:delText>4</w:delText>
            </w:r>
          </w:del>
        </w:p>
        <w:p w14:paraId="006C7C98" w14:textId="4671E271" w:rsidR="00CE656F" w:rsidRPr="00B15DB7" w:rsidDel="0019161A" w:rsidRDefault="00CE656F" w:rsidP="00CE656F">
          <w:pPr>
            <w:pStyle w:val="TOC2"/>
            <w:tabs>
              <w:tab w:val="right" w:leader="dot" w:pos="8630"/>
            </w:tabs>
            <w:spacing w:line="240" w:lineRule="auto"/>
            <w:rPr>
              <w:del w:id="553" w:author="张 杰" w:date="2022-04-24T22:03:00Z"/>
              <w:rFonts w:ascii="黑体" w:eastAsia="黑体" w:hAnsi="黑体" w:cstheme="minorBidi"/>
              <w:noProof/>
              <w:kern w:val="2"/>
              <w:sz w:val="21"/>
              <w:szCs w:val="21"/>
              <w:rPrChange w:id="554" w:author="张 杰" w:date="2022-04-24T22:05:00Z">
                <w:rPr>
                  <w:del w:id="555" w:author="张 杰" w:date="2022-04-24T22:03:00Z"/>
                  <w:rFonts w:cstheme="minorBidi"/>
                  <w:noProof/>
                  <w:kern w:val="2"/>
                  <w:sz w:val="21"/>
                </w:rPr>
              </w:rPrChange>
            </w:rPr>
          </w:pPr>
          <w:del w:id="556" w:author="张 杰" w:date="2022-04-24T22:03:00Z">
            <w:r w:rsidRPr="00B15DB7" w:rsidDel="0019161A">
              <w:rPr>
                <w:rFonts w:ascii="黑体" w:hAnsi="黑体"/>
                <w:sz w:val="21"/>
                <w:szCs w:val="21"/>
                <w:rPrChange w:id="557" w:author="张 杰" w:date="2022-04-24T22:05:00Z">
                  <w:rPr>
                    <w:rStyle w:val="a7"/>
                    <w:rFonts w:ascii="Times New Roman" w:eastAsia="黑体" w:hAnsi="Times New Roman"/>
                    <w:noProof/>
                  </w:rPr>
                </w:rPrChange>
              </w:rPr>
              <w:delText>2.2 C/S</w:delText>
            </w:r>
            <w:r w:rsidRPr="00B15DB7" w:rsidDel="0019161A">
              <w:rPr>
                <w:sz w:val="21"/>
                <w:szCs w:val="21"/>
                <w:rPrChange w:id="558" w:author="张 杰" w:date="2022-04-24T22:05:00Z">
                  <w:rPr>
                    <w:rStyle w:val="a7"/>
                    <w:rFonts w:ascii="黑体" w:eastAsia="黑体" w:hAnsi="黑体"/>
                    <w:noProof/>
                  </w:rPr>
                </w:rPrChange>
              </w:rPr>
              <w:delText>架构</w:delText>
            </w:r>
            <w:r w:rsidRPr="00B15DB7" w:rsidDel="0019161A">
              <w:rPr>
                <w:rFonts w:ascii="黑体" w:eastAsia="黑体" w:hAnsi="黑体"/>
                <w:noProof/>
                <w:webHidden/>
                <w:sz w:val="21"/>
                <w:szCs w:val="21"/>
                <w:rPrChange w:id="559" w:author="张 杰" w:date="2022-04-24T22:05:00Z">
                  <w:rPr>
                    <w:noProof/>
                    <w:webHidden/>
                  </w:rPr>
                </w:rPrChange>
              </w:rPr>
              <w:tab/>
              <w:delText>5</w:delText>
            </w:r>
          </w:del>
        </w:p>
        <w:p w14:paraId="5CF47A8E" w14:textId="720E5F5E" w:rsidR="00CE656F" w:rsidRPr="00B15DB7" w:rsidDel="0019161A" w:rsidRDefault="00CE656F" w:rsidP="00CE656F">
          <w:pPr>
            <w:pStyle w:val="TOC2"/>
            <w:tabs>
              <w:tab w:val="right" w:leader="dot" w:pos="8630"/>
            </w:tabs>
            <w:spacing w:line="240" w:lineRule="auto"/>
            <w:rPr>
              <w:del w:id="560" w:author="张 杰" w:date="2022-04-24T22:03:00Z"/>
              <w:rFonts w:ascii="黑体" w:eastAsia="黑体" w:hAnsi="黑体" w:cstheme="minorBidi"/>
              <w:noProof/>
              <w:kern w:val="2"/>
              <w:sz w:val="21"/>
              <w:szCs w:val="21"/>
              <w:rPrChange w:id="561" w:author="张 杰" w:date="2022-04-24T22:05:00Z">
                <w:rPr>
                  <w:del w:id="562" w:author="张 杰" w:date="2022-04-24T22:03:00Z"/>
                  <w:rFonts w:cstheme="minorBidi"/>
                  <w:noProof/>
                  <w:kern w:val="2"/>
                  <w:sz w:val="21"/>
                </w:rPr>
              </w:rPrChange>
            </w:rPr>
          </w:pPr>
          <w:del w:id="563" w:author="张 杰" w:date="2022-04-24T22:03:00Z">
            <w:r w:rsidRPr="00B15DB7" w:rsidDel="0019161A">
              <w:rPr>
                <w:rFonts w:ascii="黑体" w:hAnsi="黑体"/>
                <w:sz w:val="21"/>
                <w:szCs w:val="21"/>
                <w:rPrChange w:id="564" w:author="张 杰" w:date="2022-04-24T22:05:00Z">
                  <w:rPr>
                    <w:rStyle w:val="a7"/>
                    <w:rFonts w:ascii="Times New Roman" w:eastAsia="黑体" w:hAnsi="Times New Roman"/>
                    <w:noProof/>
                  </w:rPr>
                </w:rPrChange>
              </w:rPr>
              <w:delText>2.3 gRPC</w:delText>
            </w:r>
            <w:r w:rsidRPr="00B15DB7" w:rsidDel="0019161A">
              <w:rPr>
                <w:sz w:val="21"/>
                <w:szCs w:val="21"/>
                <w:rPrChange w:id="565" w:author="张 杰" w:date="2022-04-24T22:05:00Z">
                  <w:rPr>
                    <w:rStyle w:val="a7"/>
                    <w:rFonts w:ascii="黑体" w:eastAsia="黑体" w:hAnsi="黑体"/>
                    <w:noProof/>
                  </w:rPr>
                </w:rPrChange>
              </w:rPr>
              <w:delText>通信</w:delText>
            </w:r>
            <w:r w:rsidRPr="00B15DB7" w:rsidDel="0019161A">
              <w:rPr>
                <w:rFonts w:ascii="黑体" w:eastAsia="黑体" w:hAnsi="黑体"/>
                <w:noProof/>
                <w:webHidden/>
                <w:sz w:val="21"/>
                <w:szCs w:val="21"/>
                <w:rPrChange w:id="566" w:author="张 杰" w:date="2022-04-24T22:05:00Z">
                  <w:rPr>
                    <w:noProof/>
                    <w:webHidden/>
                  </w:rPr>
                </w:rPrChange>
              </w:rPr>
              <w:tab/>
              <w:delText>5</w:delText>
            </w:r>
          </w:del>
        </w:p>
        <w:p w14:paraId="2A0E814A" w14:textId="141105D6" w:rsidR="00CE656F" w:rsidRPr="00B15DB7" w:rsidDel="0019161A" w:rsidRDefault="00CE656F" w:rsidP="00CE656F">
          <w:pPr>
            <w:pStyle w:val="TOC2"/>
            <w:tabs>
              <w:tab w:val="right" w:leader="dot" w:pos="8630"/>
            </w:tabs>
            <w:spacing w:line="240" w:lineRule="auto"/>
            <w:rPr>
              <w:del w:id="567" w:author="张 杰" w:date="2022-04-24T22:03:00Z"/>
              <w:rFonts w:ascii="黑体" w:eastAsia="黑体" w:hAnsi="黑体" w:cstheme="minorBidi"/>
              <w:noProof/>
              <w:kern w:val="2"/>
              <w:sz w:val="21"/>
              <w:szCs w:val="21"/>
              <w:rPrChange w:id="568" w:author="张 杰" w:date="2022-04-24T22:05:00Z">
                <w:rPr>
                  <w:del w:id="569" w:author="张 杰" w:date="2022-04-24T22:03:00Z"/>
                  <w:rFonts w:cstheme="minorBidi"/>
                  <w:noProof/>
                  <w:kern w:val="2"/>
                  <w:sz w:val="21"/>
                </w:rPr>
              </w:rPrChange>
            </w:rPr>
          </w:pPr>
          <w:del w:id="570" w:author="张 杰" w:date="2022-04-24T22:03:00Z">
            <w:r w:rsidRPr="00B15DB7" w:rsidDel="0019161A">
              <w:rPr>
                <w:rFonts w:ascii="黑体" w:hAnsi="黑体"/>
                <w:sz w:val="21"/>
                <w:szCs w:val="21"/>
                <w:rPrChange w:id="571" w:author="张 杰" w:date="2022-04-24T22:05:00Z">
                  <w:rPr>
                    <w:rStyle w:val="a7"/>
                    <w:rFonts w:ascii="Times New Roman" w:eastAsia="黑体" w:hAnsi="Times New Roman"/>
                    <w:noProof/>
                  </w:rPr>
                </w:rPrChange>
              </w:rPr>
              <w:delText>2.4 Flutter</w:delText>
            </w:r>
            <w:r w:rsidRPr="00B15DB7" w:rsidDel="0019161A">
              <w:rPr>
                <w:sz w:val="21"/>
                <w:szCs w:val="21"/>
                <w:rPrChange w:id="572" w:author="张 杰" w:date="2022-04-24T22:05:00Z">
                  <w:rPr>
                    <w:rStyle w:val="a7"/>
                    <w:rFonts w:ascii="黑体" w:eastAsia="黑体" w:hAnsi="黑体"/>
                    <w:noProof/>
                  </w:rPr>
                </w:rPrChange>
              </w:rPr>
              <w:delText>框架</w:delText>
            </w:r>
            <w:r w:rsidRPr="00B15DB7" w:rsidDel="0019161A">
              <w:rPr>
                <w:rFonts w:ascii="黑体" w:eastAsia="黑体" w:hAnsi="黑体"/>
                <w:noProof/>
                <w:webHidden/>
                <w:sz w:val="21"/>
                <w:szCs w:val="21"/>
                <w:rPrChange w:id="573" w:author="张 杰" w:date="2022-04-24T22:05:00Z">
                  <w:rPr>
                    <w:noProof/>
                    <w:webHidden/>
                  </w:rPr>
                </w:rPrChange>
              </w:rPr>
              <w:tab/>
              <w:delText>5</w:delText>
            </w:r>
          </w:del>
        </w:p>
        <w:p w14:paraId="0982C1D0" w14:textId="14B4BD7A" w:rsidR="00CE656F" w:rsidRPr="00B15DB7" w:rsidDel="0019161A" w:rsidRDefault="00CE656F" w:rsidP="00CE656F">
          <w:pPr>
            <w:pStyle w:val="TOC2"/>
            <w:tabs>
              <w:tab w:val="right" w:leader="dot" w:pos="8630"/>
            </w:tabs>
            <w:spacing w:line="240" w:lineRule="auto"/>
            <w:rPr>
              <w:del w:id="574" w:author="张 杰" w:date="2022-04-24T22:03:00Z"/>
              <w:rFonts w:ascii="黑体" w:eastAsia="黑体" w:hAnsi="黑体" w:cstheme="minorBidi"/>
              <w:noProof/>
              <w:kern w:val="2"/>
              <w:sz w:val="21"/>
              <w:szCs w:val="21"/>
              <w:rPrChange w:id="575" w:author="张 杰" w:date="2022-04-24T22:05:00Z">
                <w:rPr>
                  <w:del w:id="576" w:author="张 杰" w:date="2022-04-24T22:03:00Z"/>
                  <w:rFonts w:cstheme="minorBidi"/>
                  <w:noProof/>
                  <w:kern w:val="2"/>
                  <w:sz w:val="21"/>
                </w:rPr>
              </w:rPrChange>
            </w:rPr>
          </w:pPr>
          <w:del w:id="577" w:author="张 杰" w:date="2022-04-24T22:03:00Z">
            <w:r w:rsidRPr="00B15DB7" w:rsidDel="0019161A">
              <w:rPr>
                <w:rFonts w:ascii="黑体" w:hAnsi="黑体"/>
                <w:sz w:val="21"/>
                <w:szCs w:val="21"/>
                <w:rPrChange w:id="578" w:author="张 杰" w:date="2022-04-24T22:05:00Z">
                  <w:rPr>
                    <w:rStyle w:val="a7"/>
                    <w:rFonts w:ascii="Times New Roman" w:eastAsia="黑体" w:hAnsi="Times New Roman"/>
                    <w:noProof/>
                  </w:rPr>
                </w:rPrChange>
              </w:rPr>
              <w:delText>2.5 Redis</w:delText>
            </w:r>
            <w:r w:rsidRPr="00B15DB7" w:rsidDel="0019161A">
              <w:rPr>
                <w:sz w:val="21"/>
                <w:szCs w:val="21"/>
                <w:rPrChange w:id="579" w:author="张 杰" w:date="2022-04-24T22:05:00Z">
                  <w:rPr>
                    <w:rStyle w:val="a7"/>
                    <w:rFonts w:ascii="黑体" w:eastAsia="黑体" w:hAnsi="黑体"/>
                    <w:noProof/>
                  </w:rPr>
                </w:rPrChange>
              </w:rPr>
              <w:delText>缓存</w:delText>
            </w:r>
            <w:r w:rsidRPr="00B15DB7" w:rsidDel="0019161A">
              <w:rPr>
                <w:rFonts w:ascii="黑体" w:eastAsia="黑体" w:hAnsi="黑体"/>
                <w:noProof/>
                <w:webHidden/>
                <w:sz w:val="21"/>
                <w:szCs w:val="21"/>
                <w:rPrChange w:id="580" w:author="张 杰" w:date="2022-04-24T22:05:00Z">
                  <w:rPr>
                    <w:noProof/>
                    <w:webHidden/>
                  </w:rPr>
                </w:rPrChange>
              </w:rPr>
              <w:tab/>
              <w:delText>6</w:delText>
            </w:r>
          </w:del>
        </w:p>
        <w:p w14:paraId="7851F870" w14:textId="69DF2201" w:rsidR="00CE656F" w:rsidRPr="00B15DB7" w:rsidDel="0019161A" w:rsidRDefault="00CE656F" w:rsidP="00CE656F">
          <w:pPr>
            <w:pStyle w:val="TOC2"/>
            <w:tabs>
              <w:tab w:val="right" w:leader="dot" w:pos="8630"/>
            </w:tabs>
            <w:spacing w:line="240" w:lineRule="auto"/>
            <w:rPr>
              <w:del w:id="581" w:author="张 杰" w:date="2022-04-24T22:03:00Z"/>
              <w:rFonts w:ascii="黑体" w:eastAsia="黑体" w:hAnsi="黑体" w:cstheme="minorBidi"/>
              <w:noProof/>
              <w:kern w:val="2"/>
              <w:sz w:val="21"/>
              <w:szCs w:val="21"/>
              <w:rPrChange w:id="582" w:author="张 杰" w:date="2022-04-24T22:05:00Z">
                <w:rPr>
                  <w:del w:id="583" w:author="张 杰" w:date="2022-04-24T22:03:00Z"/>
                  <w:rFonts w:cstheme="minorBidi"/>
                  <w:noProof/>
                  <w:kern w:val="2"/>
                  <w:sz w:val="21"/>
                </w:rPr>
              </w:rPrChange>
            </w:rPr>
          </w:pPr>
          <w:del w:id="584" w:author="张 杰" w:date="2022-04-24T22:03:00Z">
            <w:r w:rsidRPr="00B15DB7" w:rsidDel="0019161A">
              <w:rPr>
                <w:rFonts w:ascii="黑体" w:hAnsi="黑体"/>
                <w:sz w:val="21"/>
                <w:szCs w:val="21"/>
                <w:rPrChange w:id="585" w:author="张 杰" w:date="2022-04-24T22:05:00Z">
                  <w:rPr>
                    <w:rStyle w:val="a7"/>
                    <w:rFonts w:ascii="Times New Roman" w:eastAsia="黑体" w:hAnsi="Times New Roman"/>
                    <w:noProof/>
                  </w:rPr>
                </w:rPrChange>
              </w:rPr>
              <w:delText>2.6 MySQL</w:delText>
            </w:r>
            <w:r w:rsidRPr="00B15DB7" w:rsidDel="0019161A">
              <w:rPr>
                <w:sz w:val="21"/>
                <w:szCs w:val="21"/>
                <w:rPrChange w:id="586" w:author="张 杰" w:date="2022-04-24T22:05:00Z">
                  <w:rPr>
                    <w:rStyle w:val="a7"/>
                    <w:rFonts w:ascii="黑体" w:eastAsia="黑体" w:hAnsi="黑体"/>
                    <w:noProof/>
                  </w:rPr>
                </w:rPrChange>
              </w:rPr>
              <w:delText>数据库</w:delText>
            </w:r>
            <w:r w:rsidRPr="00B15DB7" w:rsidDel="0019161A">
              <w:rPr>
                <w:rFonts w:ascii="黑体" w:eastAsia="黑体" w:hAnsi="黑体"/>
                <w:noProof/>
                <w:webHidden/>
                <w:sz w:val="21"/>
                <w:szCs w:val="21"/>
                <w:rPrChange w:id="587" w:author="张 杰" w:date="2022-04-24T22:05:00Z">
                  <w:rPr>
                    <w:noProof/>
                    <w:webHidden/>
                  </w:rPr>
                </w:rPrChange>
              </w:rPr>
              <w:tab/>
              <w:delText>6</w:delText>
            </w:r>
          </w:del>
        </w:p>
        <w:p w14:paraId="7BB4E382" w14:textId="14D2D4ED" w:rsidR="00CE656F" w:rsidRPr="00B15DB7" w:rsidDel="0019161A" w:rsidRDefault="00CE656F" w:rsidP="00CE656F">
          <w:pPr>
            <w:pStyle w:val="TOC2"/>
            <w:tabs>
              <w:tab w:val="right" w:leader="dot" w:pos="8630"/>
            </w:tabs>
            <w:spacing w:line="240" w:lineRule="auto"/>
            <w:rPr>
              <w:del w:id="588" w:author="张 杰" w:date="2022-04-24T22:03:00Z"/>
              <w:rFonts w:ascii="黑体" w:eastAsia="黑体" w:hAnsi="黑体" w:cstheme="minorBidi"/>
              <w:noProof/>
              <w:kern w:val="2"/>
              <w:sz w:val="21"/>
              <w:szCs w:val="21"/>
              <w:rPrChange w:id="589" w:author="张 杰" w:date="2022-04-24T22:05:00Z">
                <w:rPr>
                  <w:del w:id="590" w:author="张 杰" w:date="2022-04-24T22:03:00Z"/>
                  <w:rFonts w:cstheme="minorBidi"/>
                  <w:noProof/>
                  <w:kern w:val="2"/>
                  <w:sz w:val="21"/>
                </w:rPr>
              </w:rPrChange>
            </w:rPr>
          </w:pPr>
          <w:del w:id="591" w:author="张 杰" w:date="2022-04-24T22:03:00Z">
            <w:r w:rsidRPr="00B15DB7" w:rsidDel="0019161A">
              <w:rPr>
                <w:rFonts w:ascii="黑体" w:eastAsia="黑体" w:hAnsi="黑体"/>
                <w:sz w:val="21"/>
                <w:szCs w:val="21"/>
                <w:rPrChange w:id="592" w:author="张 杰" w:date="2022-04-24T22:05:00Z">
                  <w:rPr>
                    <w:rStyle w:val="a7"/>
                    <w:rFonts w:ascii="Times New Roman" w:hAnsi="Times New Roman"/>
                    <w:noProof/>
                  </w:rPr>
                </w:rPrChange>
              </w:rPr>
              <w:delText>2.7 MeiliSearch</w:delText>
            </w:r>
            <w:r w:rsidRPr="00B15DB7" w:rsidDel="0019161A">
              <w:rPr>
                <w:sz w:val="21"/>
                <w:szCs w:val="21"/>
                <w:rPrChange w:id="593" w:author="张 杰" w:date="2022-04-24T22:05:00Z">
                  <w:rPr>
                    <w:rStyle w:val="a7"/>
                    <w:rFonts w:ascii="黑体" w:eastAsia="黑体" w:hAnsi="黑体"/>
                    <w:noProof/>
                  </w:rPr>
                </w:rPrChange>
              </w:rPr>
              <w:delText>搜索引擎</w:delText>
            </w:r>
            <w:r w:rsidRPr="00B15DB7" w:rsidDel="0019161A">
              <w:rPr>
                <w:rFonts w:ascii="黑体" w:eastAsia="黑体" w:hAnsi="黑体"/>
                <w:noProof/>
                <w:webHidden/>
                <w:sz w:val="21"/>
                <w:szCs w:val="21"/>
                <w:rPrChange w:id="594" w:author="张 杰" w:date="2022-04-24T22:05:00Z">
                  <w:rPr>
                    <w:noProof/>
                    <w:webHidden/>
                  </w:rPr>
                </w:rPrChange>
              </w:rPr>
              <w:tab/>
              <w:delText>6</w:delText>
            </w:r>
          </w:del>
        </w:p>
        <w:p w14:paraId="6588F81F" w14:textId="32800FE2" w:rsidR="00CE656F" w:rsidRPr="00B15DB7" w:rsidDel="0019161A" w:rsidRDefault="00CE656F" w:rsidP="00CE656F">
          <w:pPr>
            <w:pStyle w:val="TOC2"/>
            <w:tabs>
              <w:tab w:val="right" w:leader="dot" w:pos="8630"/>
            </w:tabs>
            <w:spacing w:line="240" w:lineRule="auto"/>
            <w:rPr>
              <w:del w:id="595" w:author="张 杰" w:date="2022-04-24T22:03:00Z"/>
              <w:rFonts w:ascii="黑体" w:eastAsia="黑体" w:hAnsi="黑体" w:cstheme="minorBidi"/>
              <w:noProof/>
              <w:kern w:val="2"/>
              <w:sz w:val="21"/>
              <w:szCs w:val="21"/>
              <w:rPrChange w:id="596" w:author="张 杰" w:date="2022-04-24T22:05:00Z">
                <w:rPr>
                  <w:del w:id="597" w:author="张 杰" w:date="2022-04-24T22:03:00Z"/>
                  <w:rFonts w:cstheme="minorBidi"/>
                  <w:noProof/>
                  <w:kern w:val="2"/>
                  <w:sz w:val="21"/>
                </w:rPr>
              </w:rPrChange>
            </w:rPr>
          </w:pPr>
          <w:del w:id="598" w:author="张 杰" w:date="2022-04-24T22:03:00Z">
            <w:r w:rsidRPr="00B15DB7" w:rsidDel="0019161A">
              <w:rPr>
                <w:rFonts w:ascii="黑体" w:hAnsi="黑体"/>
                <w:sz w:val="21"/>
                <w:szCs w:val="21"/>
                <w:rPrChange w:id="599" w:author="张 杰" w:date="2022-04-24T22:05:00Z">
                  <w:rPr>
                    <w:rStyle w:val="a7"/>
                    <w:rFonts w:ascii="Times New Roman" w:eastAsia="黑体" w:hAnsi="Times New Roman"/>
                    <w:noProof/>
                  </w:rPr>
                </w:rPrChange>
              </w:rPr>
              <w:delText>2.8 Docker</w:delText>
            </w:r>
            <w:r w:rsidRPr="00B15DB7" w:rsidDel="0019161A">
              <w:rPr>
                <w:sz w:val="21"/>
                <w:szCs w:val="21"/>
                <w:rPrChange w:id="600" w:author="张 杰" w:date="2022-04-24T22:05:00Z">
                  <w:rPr>
                    <w:rStyle w:val="a7"/>
                    <w:rFonts w:ascii="黑体" w:eastAsia="黑体" w:hAnsi="黑体"/>
                    <w:noProof/>
                  </w:rPr>
                </w:rPrChange>
              </w:rPr>
              <w:delText>容器化</w:delText>
            </w:r>
            <w:r w:rsidRPr="00B15DB7" w:rsidDel="0019161A">
              <w:rPr>
                <w:rFonts w:ascii="黑体" w:eastAsia="黑体" w:hAnsi="黑体"/>
                <w:noProof/>
                <w:webHidden/>
                <w:sz w:val="21"/>
                <w:szCs w:val="21"/>
                <w:rPrChange w:id="601" w:author="张 杰" w:date="2022-04-24T22:05:00Z">
                  <w:rPr>
                    <w:noProof/>
                    <w:webHidden/>
                  </w:rPr>
                </w:rPrChange>
              </w:rPr>
              <w:tab/>
              <w:delText>6</w:delText>
            </w:r>
          </w:del>
        </w:p>
        <w:p w14:paraId="52A3ADE1" w14:textId="269742DB" w:rsidR="00CE656F" w:rsidRPr="00B15DB7" w:rsidDel="0019161A" w:rsidRDefault="00CE656F" w:rsidP="00CE656F">
          <w:pPr>
            <w:pStyle w:val="TOC1"/>
            <w:rPr>
              <w:del w:id="602" w:author="张 杰" w:date="2022-04-24T22:03:00Z"/>
              <w:rFonts w:cstheme="minorBidi"/>
              <w:kern w:val="2"/>
            </w:rPr>
          </w:pPr>
          <w:del w:id="603" w:author="张 杰" w:date="2022-04-24T22:03:00Z">
            <w:r w:rsidRPr="00B15DB7" w:rsidDel="0019161A">
              <w:rPr>
                <w:rPrChange w:id="604" w:author="张 杰" w:date="2022-04-24T22:05:00Z">
                  <w:rPr>
                    <w:rStyle w:val="a7"/>
                    <w:rFonts w:ascii="黑体" w:eastAsia="黑体" w:hAnsi="黑体"/>
                    <w:noProof/>
                    <w:szCs w:val="21"/>
                  </w:rPr>
                </w:rPrChange>
              </w:rPr>
              <w:delText>第3章 二维码展品介绍系统需求分析</w:delText>
            </w:r>
            <w:r w:rsidRPr="00B15DB7" w:rsidDel="0019161A">
              <w:rPr>
                <w:webHidden/>
              </w:rPr>
              <w:tab/>
              <w:delText>7</w:delText>
            </w:r>
          </w:del>
        </w:p>
        <w:p w14:paraId="6C526ACD" w14:textId="688E509E" w:rsidR="00CE656F" w:rsidRPr="00B15DB7" w:rsidDel="0019161A" w:rsidRDefault="00CE656F" w:rsidP="00CE656F">
          <w:pPr>
            <w:pStyle w:val="TOC2"/>
            <w:tabs>
              <w:tab w:val="right" w:leader="dot" w:pos="8630"/>
            </w:tabs>
            <w:spacing w:line="240" w:lineRule="auto"/>
            <w:rPr>
              <w:del w:id="605" w:author="张 杰" w:date="2022-04-24T22:03:00Z"/>
              <w:rFonts w:ascii="黑体" w:eastAsia="黑体" w:hAnsi="黑体" w:cstheme="minorBidi"/>
              <w:noProof/>
              <w:kern w:val="2"/>
              <w:sz w:val="21"/>
              <w:szCs w:val="21"/>
              <w:rPrChange w:id="606" w:author="张 杰" w:date="2022-04-24T22:05:00Z">
                <w:rPr>
                  <w:del w:id="607" w:author="张 杰" w:date="2022-04-24T22:03:00Z"/>
                  <w:rFonts w:cstheme="minorBidi"/>
                  <w:noProof/>
                  <w:kern w:val="2"/>
                  <w:sz w:val="21"/>
                </w:rPr>
              </w:rPrChange>
            </w:rPr>
          </w:pPr>
          <w:del w:id="608" w:author="张 杰" w:date="2022-04-24T22:03:00Z">
            <w:r w:rsidRPr="00B15DB7" w:rsidDel="0019161A">
              <w:rPr>
                <w:rFonts w:ascii="黑体" w:hAnsi="黑体"/>
                <w:sz w:val="21"/>
                <w:szCs w:val="21"/>
                <w:rPrChange w:id="609" w:author="张 杰" w:date="2022-04-24T22:05:00Z">
                  <w:rPr>
                    <w:rStyle w:val="a7"/>
                    <w:rFonts w:ascii="Times New Roman" w:eastAsia="黑体" w:hAnsi="Times New Roman"/>
                    <w:noProof/>
                  </w:rPr>
                </w:rPrChange>
              </w:rPr>
              <w:delText xml:space="preserve">3.1 </w:delText>
            </w:r>
            <w:r w:rsidRPr="00B15DB7" w:rsidDel="0019161A">
              <w:rPr>
                <w:sz w:val="21"/>
                <w:szCs w:val="21"/>
                <w:rPrChange w:id="610" w:author="张 杰" w:date="2022-04-24T22:05:00Z">
                  <w:rPr>
                    <w:rStyle w:val="a7"/>
                    <w:rFonts w:ascii="黑体" w:eastAsia="黑体" w:hAnsi="黑体"/>
                    <w:noProof/>
                  </w:rPr>
                </w:rPrChange>
              </w:rPr>
              <w:delText>功能需求</w:delText>
            </w:r>
            <w:r w:rsidRPr="00B15DB7" w:rsidDel="0019161A">
              <w:rPr>
                <w:rFonts w:ascii="黑体" w:eastAsia="黑体" w:hAnsi="黑体"/>
                <w:noProof/>
                <w:webHidden/>
                <w:sz w:val="21"/>
                <w:szCs w:val="21"/>
                <w:rPrChange w:id="611" w:author="张 杰" w:date="2022-04-24T22:05:00Z">
                  <w:rPr>
                    <w:noProof/>
                    <w:webHidden/>
                  </w:rPr>
                </w:rPrChange>
              </w:rPr>
              <w:tab/>
              <w:delText>7</w:delText>
            </w:r>
          </w:del>
        </w:p>
        <w:p w14:paraId="30D8210D" w14:textId="505FD78B" w:rsidR="00CE656F" w:rsidRPr="00B15DB7" w:rsidDel="0019161A" w:rsidRDefault="00CE656F" w:rsidP="00CE656F">
          <w:pPr>
            <w:pStyle w:val="TOC2"/>
            <w:tabs>
              <w:tab w:val="right" w:leader="dot" w:pos="8630"/>
            </w:tabs>
            <w:spacing w:line="240" w:lineRule="auto"/>
            <w:rPr>
              <w:del w:id="612" w:author="张 杰" w:date="2022-04-24T22:03:00Z"/>
              <w:rFonts w:ascii="黑体" w:eastAsia="黑体" w:hAnsi="黑体" w:cstheme="minorBidi"/>
              <w:noProof/>
              <w:kern w:val="2"/>
              <w:sz w:val="21"/>
              <w:szCs w:val="21"/>
              <w:rPrChange w:id="613" w:author="张 杰" w:date="2022-04-24T22:05:00Z">
                <w:rPr>
                  <w:del w:id="614" w:author="张 杰" w:date="2022-04-24T22:03:00Z"/>
                  <w:rFonts w:cstheme="minorBidi"/>
                  <w:noProof/>
                  <w:kern w:val="2"/>
                  <w:sz w:val="21"/>
                </w:rPr>
              </w:rPrChange>
            </w:rPr>
          </w:pPr>
          <w:del w:id="615" w:author="张 杰" w:date="2022-04-24T22:03:00Z">
            <w:r w:rsidRPr="00B15DB7" w:rsidDel="0019161A">
              <w:rPr>
                <w:rFonts w:ascii="黑体" w:hAnsi="黑体"/>
                <w:sz w:val="21"/>
                <w:szCs w:val="21"/>
                <w:rPrChange w:id="616" w:author="张 杰" w:date="2022-04-24T22:05:00Z">
                  <w:rPr>
                    <w:rStyle w:val="a7"/>
                    <w:rFonts w:ascii="Times New Roman" w:eastAsia="黑体" w:hAnsi="Times New Roman"/>
                    <w:noProof/>
                  </w:rPr>
                </w:rPrChange>
              </w:rPr>
              <w:delText xml:space="preserve">3.2 </w:delText>
            </w:r>
            <w:r w:rsidRPr="00B15DB7" w:rsidDel="0019161A">
              <w:rPr>
                <w:sz w:val="21"/>
                <w:szCs w:val="21"/>
                <w:rPrChange w:id="617" w:author="张 杰" w:date="2022-04-24T22:05:00Z">
                  <w:rPr>
                    <w:rStyle w:val="a7"/>
                    <w:rFonts w:ascii="黑体" w:eastAsia="黑体" w:hAnsi="黑体"/>
                    <w:noProof/>
                  </w:rPr>
                </w:rPrChange>
              </w:rPr>
              <w:delText>性能需求</w:delText>
            </w:r>
            <w:r w:rsidRPr="00B15DB7" w:rsidDel="0019161A">
              <w:rPr>
                <w:rFonts w:ascii="黑体" w:eastAsia="黑体" w:hAnsi="黑体"/>
                <w:noProof/>
                <w:webHidden/>
                <w:sz w:val="21"/>
                <w:szCs w:val="21"/>
                <w:rPrChange w:id="618" w:author="张 杰" w:date="2022-04-24T22:05:00Z">
                  <w:rPr>
                    <w:noProof/>
                    <w:webHidden/>
                  </w:rPr>
                </w:rPrChange>
              </w:rPr>
              <w:tab/>
              <w:delText>7</w:delText>
            </w:r>
          </w:del>
        </w:p>
        <w:p w14:paraId="6E78BCD2" w14:textId="7D4C81D0" w:rsidR="00CE656F" w:rsidRPr="00B15DB7" w:rsidDel="0019161A" w:rsidRDefault="00CE656F" w:rsidP="00CE656F">
          <w:pPr>
            <w:pStyle w:val="TOC2"/>
            <w:tabs>
              <w:tab w:val="right" w:leader="dot" w:pos="8630"/>
            </w:tabs>
            <w:spacing w:line="240" w:lineRule="auto"/>
            <w:rPr>
              <w:del w:id="619" w:author="张 杰" w:date="2022-04-24T22:03:00Z"/>
              <w:rFonts w:ascii="黑体" w:eastAsia="黑体" w:hAnsi="黑体" w:cstheme="minorBidi"/>
              <w:noProof/>
              <w:kern w:val="2"/>
              <w:sz w:val="21"/>
              <w:szCs w:val="21"/>
              <w:rPrChange w:id="620" w:author="张 杰" w:date="2022-04-24T22:05:00Z">
                <w:rPr>
                  <w:del w:id="621" w:author="张 杰" w:date="2022-04-24T22:03:00Z"/>
                  <w:rFonts w:cstheme="minorBidi"/>
                  <w:noProof/>
                  <w:kern w:val="2"/>
                  <w:sz w:val="21"/>
                </w:rPr>
              </w:rPrChange>
            </w:rPr>
          </w:pPr>
          <w:del w:id="622" w:author="张 杰" w:date="2022-04-24T22:03:00Z">
            <w:r w:rsidRPr="00B15DB7" w:rsidDel="0019161A">
              <w:rPr>
                <w:rFonts w:ascii="黑体" w:hAnsi="黑体"/>
                <w:sz w:val="21"/>
                <w:szCs w:val="21"/>
                <w:rPrChange w:id="623" w:author="张 杰" w:date="2022-04-24T22:05:00Z">
                  <w:rPr>
                    <w:rStyle w:val="a7"/>
                    <w:rFonts w:ascii="Times New Roman" w:eastAsia="黑体" w:hAnsi="Times New Roman"/>
                    <w:noProof/>
                  </w:rPr>
                </w:rPrChange>
              </w:rPr>
              <w:delText xml:space="preserve">3.3 </w:delText>
            </w:r>
            <w:r w:rsidRPr="00B15DB7" w:rsidDel="0019161A">
              <w:rPr>
                <w:sz w:val="21"/>
                <w:szCs w:val="21"/>
                <w:rPrChange w:id="624" w:author="张 杰" w:date="2022-04-24T22:05:00Z">
                  <w:rPr>
                    <w:rStyle w:val="a7"/>
                    <w:rFonts w:ascii="黑体" w:eastAsia="黑体" w:hAnsi="黑体"/>
                    <w:noProof/>
                  </w:rPr>
                </w:rPrChange>
              </w:rPr>
              <w:delText>安全需求</w:delText>
            </w:r>
            <w:r w:rsidRPr="00B15DB7" w:rsidDel="0019161A">
              <w:rPr>
                <w:rFonts w:ascii="黑体" w:eastAsia="黑体" w:hAnsi="黑体"/>
                <w:noProof/>
                <w:webHidden/>
                <w:sz w:val="21"/>
                <w:szCs w:val="21"/>
                <w:rPrChange w:id="625" w:author="张 杰" w:date="2022-04-24T22:05:00Z">
                  <w:rPr>
                    <w:noProof/>
                    <w:webHidden/>
                  </w:rPr>
                </w:rPrChange>
              </w:rPr>
              <w:tab/>
              <w:delText>7</w:delText>
            </w:r>
          </w:del>
        </w:p>
        <w:p w14:paraId="28F0C0F9" w14:textId="1E87C516" w:rsidR="00CE656F" w:rsidRPr="00B15DB7" w:rsidDel="0019161A" w:rsidRDefault="00CE656F" w:rsidP="00CE656F">
          <w:pPr>
            <w:pStyle w:val="TOC2"/>
            <w:tabs>
              <w:tab w:val="right" w:leader="dot" w:pos="8630"/>
            </w:tabs>
            <w:spacing w:line="240" w:lineRule="auto"/>
            <w:rPr>
              <w:del w:id="626" w:author="张 杰" w:date="2022-04-24T22:03:00Z"/>
              <w:rFonts w:ascii="黑体" w:eastAsia="黑体" w:hAnsi="黑体" w:cstheme="minorBidi"/>
              <w:noProof/>
              <w:kern w:val="2"/>
              <w:sz w:val="21"/>
              <w:szCs w:val="21"/>
              <w:rPrChange w:id="627" w:author="张 杰" w:date="2022-04-24T22:05:00Z">
                <w:rPr>
                  <w:del w:id="628" w:author="张 杰" w:date="2022-04-24T22:03:00Z"/>
                  <w:rFonts w:cstheme="minorBidi"/>
                  <w:noProof/>
                  <w:kern w:val="2"/>
                  <w:sz w:val="21"/>
                </w:rPr>
              </w:rPrChange>
            </w:rPr>
          </w:pPr>
          <w:del w:id="629" w:author="张 杰" w:date="2022-04-24T22:03:00Z">
            <w:r w:rsidRPr="00B15DB7" w:rsidDel="0019161A">
              <w:rPr>
                <w:rFonts w:ascii="黑体" w:hAnsi="黑体"/>
                <w:sz w:val="21"/>
                <w:szCs w:val="21"/>
                <w:rPrChange w:id="630" w:author="张 杰" w:date="2022-04-24T22:05:00Z">
                  <w:rPr>
                    <w:rStyle w:val="a7"/>
                    <w:rFonts w:ascii="Times New Roman" w:eastAsia="黑体" w:hAnsi="Times New Roman"/>
                    <w:noProof/>
                  </w:rPr>
                </w:rPrChange>
              </w:rPr>
              <w:delText xml:space="preserve">3.4 </w:delText>
            </w:r>
            <w:r w:rsidRPr="00B15DB7" w:rsidDel="0019161A">
              <w:rPr>
                <w:sz w:val="21"/>
                <w:szCs w:val="21"/>
                <w:rPrChange w:id="631" w:author="张 杰" w:date="2022-04-24T22:05:00Z">
                  <w:rPr>
                    <w:rStyle w:val="a7"/>
                    <w:rFonts w:ascii="黑体" w:eastAsia="黑体" w:hAnsi="黑体"/>
                    <w:noProof/>
                  </w:rPr>
                </w:rPrChange>
              </w:rPr>
              <w:delText>运维需求</w:delText>
            </w:r>
            <w:r w:rsidRPr="00B15DB7" w:rsidDel="0019161A">
              <w:rPr>
                <w:rFonts w:ascii="黑体" w:eastAsia="黑体" w:hAnsi="黑体"/>
                <w:noProof/>
                <w:webHidden/>
                <w:sz w:val="21"/>
                <w:szCs w:val="21"/>
                <w:rPrChange w:id="632" w:author="张 杰" w:date="2022-04-24T22:05:00Z">
                  <w:rPr>
                    <w:noProof/>
                    <w:webHidden/>
                  </w:rPr>
                </w:rPrChange>
              </w:rPr>
              <w:tab/>
              <w:delText>8</w:delText>
            </w:r>
          </w:del>
        </w:p>
        <w:p w14:paraId="3727CD86" w14:textId="6BF681BD" w:rsidR="00CE656F" w:rsidRPr="00B15DB7" w:rsidDel="0019161A" w:rsidRDefault="00CE656F" w:rsidP="00CE656F">
          <w:pPr>
            <w:pStyle w:val="TOC1"/>
            <w:rPr>
              <w:del w:id="633" w:author="张 杰" w:date="2022-04-24T22:03:00Z"/>
              <w:rFonts w:cstheme="minorBidi"/>
              <w:kern w:val="2"/>
            </w:rPr>
          </w:pPr>
          <w:del w:id="634" w:author="张 杰" w:date="2022-04-24T22:03:00Z">
            <w:r w:rsidRPr="00B15DB7" w:rsidDel="0019161A">
              <w:rPr>
                <w:rPrChange w:id="635" w:author="张 杰" w:date="2022-04-24T22:05:00Z">
                  <w:rPr>
                    <w:rStyle w:val="a7"/>
                    <w:rFonts w:ascii="黑体" w:eastAsia="黑体" w:hAnsi="黑体"/>
                    <w:noProof/>
                    <w:szCs w:val="21"/>
                  </w:rPr>
                </w:rPrChange>
              </w:rPr>
              <w:delText>第4章 二维码展品介绍系统的功能描述与设计分析</w:delText>
            </w:r>
            <w:r w:rsidRPr="00B15DB7" w:rsidDel="0019161A">
              <w:rPr>
                <w:webHidden/>
              </w:rPr>
              <w:tab/>
              <w:delText>9</w:delText>
            </w:r>
          </w:del>
        </w:p>
        <w:p w14:paraId="0D0468F2" w14:textId="40562670" w:rsidR="00CE656F" w:rsidRPr="00B15DB7" w:rsidDel="0019161A" w:rsidRDefault="00CE656F" w:rsidP="00CE656F">
          <w:pPr>
            <w:pStyle w:val="TOC2"/>
            <w:tabs>
              <w:tab w:val="right" w:leader="dot" w:pos="8630"/>
            </w:tabs>
            <w:spacing w:line="240" w:lineRule="auto"/>
            <w:rPr>
              <w:del w:id="636" w:author="张 杰" w:date="2022-04-24T22:03:00Z"/>
              <w:rFonts w:ascii="黑体" w:eastAsia="黑体" w:hAnsi="黑体" w:cstheme="minorBidi"/>
              <w:noProof/>
              <w:kern w:val="2"/>
              <w:sz w:val="21"/>
              <w:szCs w:val="21"/>
              <w:rPrChange w:id="637" w:author="张 杰" w:date="2022-04-24T22:05:00Z">
                <w:rPr>
                  <w:del w:id="638" w:author="张 杰" w:date="2022-04-24T22:03:00Z"/>
                  <w:rFonts w:cstheme="minorBidi"/>
                  <w:noProof/>
                  <w:kern w:val="2"/>
                  <w:sz w:val="21"/>
                </w:rPr>
              </w:rPrChange>
            </w:rPr>
          </w:pPr>
          <w:del w:id="639" w:author="张 杰" w:date="2022-04-24T22:03:00Z">
            <w:r w:rsidRPr="00B15DB7" w:rsidDel="0019161A">
              <w:rPr>
                <w:rFonts w:ascii="黑体" w:hAnsi="黑体"/>
                <w:sz w:val="21"/>
                <w:szCs w:val="21"/>
                <w:rPrChange w:id="640" w:author="张 杰" w:date="2022-04-24T22:05:00Z">
                  <w:rPr>
                    <w:rStyle w:val="a7"/>
                    <w:rFonts w:ascii="Times New Roman" w:eastAsia="黑体" w:hAnsi="Times New Roman"/>
                    <w:noProof/>
                  </w:rPr>
                </w:rPrChange>
              </w:rPr>
              <w:delText xml:space="preserve">4.1 </w:delText>
            </w:r>
            <w:r w:rsidRPr="00B15DB7" w:rsidDel="0019161A">
              <w:rPr>
                <w:sz w:val="21"/>
                <w:szCs w:val="21"/>
                <w:rPrChange w:id="641" w:author="张 杰" w:date="2022-04-24T22:05:00Z">
                  <w:rPr>
                    <w:rStyle w:val="a7"/>
                    <w:rFonts w:ascii="黑体" w:eastAsia="黑体" w:hAnsi="黑体"/>
                    <w:noProof/>
                  </w:rPr>
                </w:rPrChange>
              </w:rPr>
              <w:delText>系统设计目标</w:delText>
            </w:r>
            <w:r w:rsidRPr="00B15DB7" w:rsidDel="0019161A">
              <w:rPr>
                <w:rFonts w:ascii="黑体" w:eastAsia="黑体" w:hAnsi="黑体"/>
                <w:noProof/>
                <w:webHidden/>
                <w:sz w:val="21"/>
                <w:szCs w:val="21"/>
                <w:rPrChange w:id="642" w:author="张 杰" w:date="2022-04-24T22:05:00Z">
                  <w:rPr>
                    <w:noProof/>
                    <w:webHidden/>
                  </w:rPr>
                </w:rPrChange>
              </w:rPr>
              <w:tab/>
              <w:delText>9</w:delText>
            </w:r>
          </w:del>
        </w:p>
        <w:p w14:paraId="7D3AC887" w14:textId="2BD61ED0" w:rsidR="00CE656F" w:rsidRPr="00B15DB7" w:rsidDel="0019161A" w:rsidRDefault="00CE656F" w:rsidP="00CE656F">
          <w:pPr>
            <w:pStyle w:val="TOC2"/>
            <w:tabs>
              <w:tab w:val="right" w:leader="dot" w:pos="8630"/>
            </w:tabs>
            <w:spacing w:line="240" w:lineRule="auto"/>
            <w:rPr>
              <w:del w:id="643" w:author="张 杰" w:date="2022-04-24T22:03:00Z"/>
              <w:rFonts w:ascii="黑体" w:eastAsia="黑体" w:hAnsi="黑体" w:cstheme="minorBidi"/>
              <w:noProof/>
              <w:kern w:val="2"/>
              <w:sz w:val="21"/>
              <w:szCs w:val="21"/>
              <w:rPrChange w:id="644" w:author="张 杰" w:date="2022-04-24T22:05:00Z">
                <w:rPr>
                  <w:del w:id="645" w:author="张 杰" w:date="2022-04-24T22:03:00Z"/>
                  <w:rFonts w:cstheme="minorBidi"/>
                  <w:noProof/>
                  <w:kern w:val="2"/>
                  <w:sz w:val="21"/>
                </w:rPr>
              </w:rPrChange>
            </w:rPr>
          </w:pPr>
          <w:del w:id="646" w:author="张 杰" w:date="2022-04-24T22:03:00Z">
            <w:r w:rsidRPr="00B15DB7" w:rsidDel="0019161A">
              <w:rPr>
                <w:rFonts w:ascii="黑体" w:hAnsi="黑体"/>
                <w:sz w:val="21"/>
                <w:szCs w:val="21"/>
                <w:rPrChange w:id="647" w:author="张 杰" w:date="2022-04-24T22:05:00Z">
                  <w:rPr>
                    <w:rStyle w:val="a7"/>
                    <w:rFonts w:ascii="Times New Roman" w:eastAsia="黑体" w:hAnsi="Times New Roman"/>
                    <w:noProof/>
                  </w:rPr>
                </w:rPrChange>
              </w:rPr>
              <w:delText xml:space="preserve">4.2 </w:delText>
            </w:r>
            <w:r w:rsidRPr="00B15DB7" w:rsidDel="0019161A">
              <w:rPr>
                <w:sz w:val="21"/>
                <w:szCs w:val="21"/>
                <w:rPrChange w:id="648" w:author="张 杰" w:date="2022-04-24T22:05:00Z">
                  <w:rPr>
                    <w:rStyle w:val="a7"/>
                    <w:rFonts w:ascii="黑体" w:eastAsia="黑体" w:hAnsi="黑体"/>
                    <w:noProof/>
                  </w:rPr>
                </w:rPrChange>
              </w:rPr>
              <w:delText>系统结构</w:delText>
            </w:r>
            <w:r w:rsidRPr="00B15DB7" w:rsidDel="0019161A">
              <w:rPr>
                <w:rFonts w:ascii="黑体" w:eastAsia="黑体" w:hAnsi="黑体"/>
                <w:noProof/>
                <w:webHidden/>
                <w:sz w:val="21"/>
                <w:szCs w:val="21"/>
                <w:rPrChange w:id="649" w:author="张 杰" w:date="2022-04-24T22:05:00Z">
                  <w:rPr>
                    <w:noProof/>
                    <w:webHidden/>
                  </w:rPr>
                </w:rPrChange>
              </w:rPr>
              <w:tab/>
              <w:delText>9</w:delText>
            </w:r>
          </w:del>
        </w:p>
        <w:p w14:paraId="532BE139" w14:textId="1FB332BA" w:rsidR="00CE656F" w:rsidRPr="00B15DB7" w:rsidDel="0019161A" w:rsidRDefault="00CE656F" w:rsidP="00CE656F">
          <w:pPr>
            <w:pStyle w:val="TOC2"/>
            <w:tabs>
              <w:tab w:val="right" w:leader="dot" w:pos="8630"/>
            </w:tabs>
            <w:spacing w:line="240" w:lineRule="auto"/>
            <w:rPr>
              <w:del w:id="650" w:author="张 杰" w:date="2022-04-24T22:03:00Z"/>
              <w:rFonts w:ascii="黑体" w:eastAsia="黑体" w:hAnsi="黑体" w:cstheme="minorBidi"/>
              <w:noProof/>
              <w:kern w:val="2"/>
              <w:sz w:val="21"/>
              <w:szCs w:val="21"/>
              <w:rPrChange w:id="651" w:author="张 杰" w:date="2022-04-24T22:05:00Z">
                <w:rPr>
                  <w:del w:id="652" w:author="张 杰" w:date="2022-04-24T22:03:00Z"/>
                  <w:rFonts w:cstheme="minorBidi"/>
                  <w:noProof/>
                  <w:kern w:val="2"/>
                  <w:sz w:val="21"/>
                </w:rPr>
              </w:rPrChange>
            </w:rPr>
          </w:pPr>
          <w:del w:id="653" w:author="张 杰" w:date="2022-04-24T22:03:00Z">
            <w:r w:rsidRPr="00B15DB7" w:rsidDel="0019161A">
              <w:rPr>
                <w:rFonts w:ascii="黑体" w:hAnsi="黑体"/>
                <w:sz w:val="21"/>
                <w:szCs w:val="21"/>
                <w:rPrChange w:id="654" w:author="张 杰" w:date="2022-04-24T22:05:00Z">
                  <w:rPr>
                    <w:rStyle w:val="a7"/>
                    <w:rFonts w:ascii="Times New Roman" w:eastAsia="黑体" w:hAnsi="Times New Roman"/>
                    <w:noProof/>
                  </w:rPr>
                </w:rPrChange>
              </w:rPr>
              <w:delText>4.3</w:delText>
            </w:r>
            <w:r w:rsidRPr="00B15DB7" w:rsidDel="0019161A">
              <w:rPr>
                <w:sz w:val="21"/>
                <w:szCs w:val="21"/>
                <w:rPrChange w:id="655" w:author="张 杰" w:date="2022-04-24T22:05:00Z">
                  <w:rPr>
                    <w:rStyle w:val="a7"/>
                    <w:rFonts w:ascii="黑体" w:eastAsia="黑体" w:hAnsi="黑体"/>
                    <w:noProof/>
                  </w:rPr>
                </w:rPrChange>
              </w:rPr>
              <w:delText xml:space="preserve"> </w:delText>
            </w:r>
            <w:r w:rsidRPr="00B15DB7" w:rsidDel="0019161A">
              <w:rPr>
                <w:sz w:val="21"/>
                <w:szCs w:val="21"/>
                <w:rPrChange w:id="656" w:author="张 杰" w:date="2022-04-24T22:05:00Z">
                  <w:rPr>
                    <w:rStyle w:val="a7"/>
                    <w:rFonts w:ascii="黑体" w:eastAsia="黑体" w:hAnsi="黑体"/>
                    <w:noProof/>
                  </w:rPr>
                </w:rPrChange>
              </w:rPr>
              <w:delText>服务端结构</w:delText>
            </w:r>
            <w:r w:rsidRPr="00B15DB7" w:rsidDel="0019161A">
              <w:rPr>
                <w:rFonts w:ascii="黑体" w:eastAsia="黑体" w:hAnsi="黑体"/>
                <w:noProof/>
                <w:webHidden/>
                <w:sz w:val="21"/>
                <w:szCs w:val="21"/>
                <w:rPrChange w:id="657" w:author="张 杰" w:date="2022-04-24T22:05:00Z">
                  <w:rPr>
                    <w:noProof/>
                    <w:webHidden/>
                  </w:rPr>
                </w:rPrChange>
              </w:rPr>
              <w:tab/>
              <w:delText>10</w:delText>
            </w:r>
          </w:del>
        </w:p>
        <w:p w14:paraId="556C1D0D" w14:textId="52C3CCE9" w:rsidR="00CE656F" w:rsidRPr="00B15DB7" w:rsidDel="0019161A" w:rsidRDefault="00CE656F" w:rsidP="00CE656F">
          <w:pPr>
            <w:pStyle w:val="TOC1"/>
            <w:rPr>
              <w:del w:id="658" w:author="张 杰" w:date="2022-04-24T22:03:00Z"/>
              <w:rFonts w:cstheme="minorBidi"/>
              <w:kern w:val="2"/>
            </w:rPr>
          </w:pPr>
          <w:del w:id="659" w:author="张 杰" w:date="2022-04-24T22:03:00Z">
            <w:r w:rsidRPr="00B15DB7" w:rsidDel="0019161A">
              <w:rPr>
                <w:rPrChange w:id="660" w:author="张 杰" w:date="2022-04-24T22:05:00Z">
                  <w:rPr>
                    <w:rStyle w:val="a7"/>
                    <w:rFonts w:ascii="黑体" w:eastAsia="黑体" w:hAnsi="黑体"/>
                    <w:noProof/>
                    <w:szCs w:val="21"/>
                  </w:rPr>
                </w:rPrChange>
              </w:rPr>
              <w:delText>第</w:delText>
            </w:r>
            <w:r w:rsidRPr="00B15DB7" w:rsidDel="0019161A">
              <w:rPr>
                <w:rPrChange w:id="661" w:author="张 杰" w:date="2022-04-24T22:05:00Z">
                  <w:rPr>
                    <w:rStyle w:val="a7"/>
                    <w:rFonts w:ascii="Times New Roman" w:eastAsia="黑体" w:hAnsi="Times New Roman"/>
                    <w:noProof/>
                    <w:szCs w:val="21"/>
                  </w:rPr>
                </w:rPrChange>
              </w:rPr>
              <w:delText>5</w:delText>
            </w:r>
            <w:r w:rsidRPr="00B15DB7" w:rsidDel="0019161A">
              <w:rPr>
                <w:rPrChange w:id="662" w:author="张 杰" w:date="2022-04-24T22:05:00Z">
                  <w:rPr>
                    <w:rStyle w:val="a7"/>
                    <w:rFonts w:ascii="黑体" w:eastAsia="黑体" w:hAnsi="黑体"/>
                    <w:noProof/>
                    <w:szCs w:val="21"/>
                  </w:rPr>
                </w:rPrChange>
              </w:rPr>
              <w:delText>章 二维码展品介绍系统</w:delText>
            </w:r>
            <w:r w:rsidRPr="00B15DB7" w:rsidDel="0019161A">
              <w:rPr>
                <w:webHidden/>
              </w:rPr>
              <w:tab/>
              <w:delText>14</w:delText>
            </w:r>
          </w:del>
        </w:p>
        <w:p w14:paraId="2FA3514B" w14:textId="40B37C7D" w:rsidR="00CE656F" w:rsidRPr="00B15DB7" w:rsidDel="0019161A" w:rsidRDefault="00CE656F" w:rsidP="00CE656F">
          <w:pPr>
            <w:pStyle w:val="TOC2"/>
            <w:tabs>
              <w:tab w:val="right" w:leader="dot" w:pos="8630"/>
            </w:tabs>
            <w:spacing w:line="240" w:lineRule="auto"/>
            <w:rPr>
              <w:del w:id="663" w:author="张 杰" w:date="2022-04-24T22:03:00Z"/>
              <w:rFonts w:ascii="黑体" w:eastAsia="黑体" w:hAnsi="黑体" w:cstheme="minorBidi"/>
              <w:noProof/>
              <w:kern w:val="2"/>
              <w:sz w:val="21"/>
              <w:szCs w:val="21"/>
              <w:rPrChange w:id="664" w:author="张 杰" w:date="2022-04-24T22:05:00Z">
                <w:rPr>
                  <w:del w:id="665" w:author="张 杰" w:date="2022-04-24T22:03:00Z"/>
                  <w:rFonts w:cstheme="minorBidi"/>
                  <w:noProof/>
                  <w:kern w:val="2"/>
                  <w:sz w:val="21"/>
                </w:rPr>
              </w:rPrChange>
            </w:rPr>
          </w:pPr>
          <w:del w:id="666" w:author="张 杰" w:date="2022-04-24T22:03:00Z">
            <w:r w:rsidRPr="00B15DB7" w:rsidDel="0019161A">
              <w:rPr>
                <w:rFonts w:ascii="黑体" w:hAnsi="黑体"/>
                <w:sz w:val="21"/>
                <w:szCs w:val="21"/>
                <w:rPrChange w:id="667" w:author="张 杰" w:date="2022-04-24T22:05:00Z">
                  <w:rPr>
                    <w:rStyle w:val="a7"/>
                    <w:rFonts w:ascii="Times New Roman" w:eastAsia="黑体" w:hAnsi="Times New Roman"/>
                    <w:noProof/>
                  </w:rPr>
                </w:rPrChange>
              </w:rPr>
              <w:delText xml:space="preserve">5.1 </w:delText>
            </w:r>
            <w:r w:rsidRPr="00B15DB7" w:rsidDel="0019161A">
              <w:rPr>
                <w:sz w:val="21"/>
                <w:szCs w:val="21"/>
                <w:rPrChange w:id="668" w:author="张 杰" w:date="2022-04-24T22:05:00Z">
                  <w:rPr>
                    <w:rStyle w:val="a7"/>
                    <w:rFonts w:ascii="黑体" w:eastAsia="黑体" w:hAnsi="黑体"/>
                    <w:noProof/>
                  </w:rPr>
                </w:rPrChange>
              </w:rPr>
              <w:delText>移动端实现</w:delText>
            </w:r>
            <w:r w:rsidRPr="00B15DB7" w:rsidDel="0019161A">
              <w:rPr>
                <w:rFonts w:ascii="黑体" w:eastAsia="黑体" w:hAnsi="黑体"/>
                <w:noProof/>
                <w:webHidden/>
                <w:sz w:val="21"/>
                <w:szCs w:val="21"/>
                <w:rPrChange w:id="669" w:author="张 杰" w:date="2022-04-24T22:05:00Z">
                  <w:rPr>
                    <w:noProof/>
                    <w:webHidden/>
                  </w:rPr>
                </w:rPrChange>
              </w:rPr>
              <w:tab/>
              <w:delText>14</w:delText>
            </w:r>
          </w:del>
        </w:p>
        <w:p w14:paraId="27726E5C" w14:textId="0D5ABCCE" w:rsidR="00CE656F" w:rsidRPr="00B15DB7" w:rsidDel="0019161A" w:rsidRDefault="00CE656F" w:rsidP="00CE656F">
          <w:pPr>
            <w:pStyle w:val="TOC2"/>
            <w:tabs>
              <w:tab w:val="right" w:leader="dot" w:pos="8630"/>
            </w:tabs>
            <w:spacing w:line="240" w:lineRule="auto"/>
            <w:rPr>
              <w:del w:id="670" w:author="张 杰" w:date="2022-04-24T22:03:00Z"/>
              <w:rFonts w:ascii="黑体" w:eastAsia="黑体" w:hAnsi="黑体" w:cstheme="minorBidi"/>
              <w:noProof/>
              <w:kern w:val="2"/>
              <w:sz w:val="21"/>
              <w:szCs w:val="21"/>
              <w:rPrChange w:id="671" w:author="张 杰" w:date="2022-04-24T22:05:00Z">
                <w:rPr>
                  <w:del w:id="672" w:author="张 杰" w:date="2022-04-24T22:03:00Z"/>
                  <w:rFonts w:cstheme="minorBidi"/>
                  <w:noProof/>
                  <w:kern w:val="2"/>
                  <w:sz w:val="21"/>
                </w:rPr>
              </w:rPrChange>
            </w:rPr>
          </w:pPr>
          <w:del w:id="673" w:author="张 杰" w:date="2022-04-24T22:03:00Z">
            <w:r w:rsidRPr="00B15DB7" w:rsidDel="0019161A">
              <w:rPr>
                <w:rFonts w:ascii="黑体" w:hAnsi="黑体"/>
                <w:sz w:val="21"/>
                <w:szCs w:val="21"/>
                <w:rPrChange w:id="674" w:author="张 杰" w:date="2022-04-24T22:05:00Z">
                  <w:rPr>
                    <w:rStyle w:val="a7"/>
                    <w:rFonts w:ascii="Times New Roman" w:eastAsia="黑体" w:hAnsi="Times New Roman"/>
                    <w:noProof/>
                  </w:rPr>
                </w:rPrChange>
              </w:rPr>
              <w:delText xml:space="preserve">5.2 </w:delText>
            </w:r>
            <w:r w:rsidRPr="00B15DB7" w:rsidDel="0019161A">
              <w:rPr>
                <w:sz w:val="21"/>
                <w:szCs w:val="21"/>
                <w:rPrChange w:id="675" w:author="张 杰" w:date="2022-04-24T22:05:00Z">
                  <w:rPr>
                    <w:rStyle w:val="a7"/>
                    <w:rFonts w:ascii="黑体" w:eastAsia="黑体" w:hAnsi="黑体"/>
                    <w:noProof/>
                  </w:rPr>
                </w:rPrChange>
              </w:rPr>
              <w:delText>服务端实现</w:delText>
            </w:r>
            <w:r w:rsidRPr="00B15DB7" w:rsidDel="0019161A">
              <w:rPr>
                <w:rFonts w:ascii="黑体" w:eastAsia="黑体" w:hAnsi="黑体"/>
                <w:noProof/>
                <w:webHidden/>
                <w:sz w:val="21"/>
                <w:szCs w:val="21"/>
                <w:rPrChange w:id="676" w:author="张 杰" w:date="2022-04-24T22:05:00Z">
                  <w:rPr>
                    <w:noProof/>
                    <w:webHidden/>
                  </w:rPr>
                </w:rPrChange>
              </w:rPr>
              <w:tab/>
              <w:delText>18</w:delText>
            </w:r>
          </w:del>
        </w:p>
        <w:p w14:paraId="6C00772B" w14:textId="33544C1C" w:rsidR="00CE656F" w:rsidRPr="00B15DB7" w:rsidDel="0019161A" w:rsidRDefault="00CE656F" w:rsidP="00CE656F">
          <w:pPr>
            <w:pStyle w:val="TOC2"/>
            <w:tabs>
              <w:tab w:val="right" w:leader="dot" w:pos="8630"/>
            </w:tabs>
            <w:spacing w:line="240" w:lineRule="auto"/>
            <w:rPr>
              <w:del w:id="677" w:author="张 杰" w:date="2022-04-24T22:03:00Z"/>
              <w:rFonts w:ascii="黑体" w:eastAsia="黑体" w:hAnsi="黑体" w:cstheme="minorBidi"/>
              <w:noProof/>
              <w:kern w:val="2"/>
              <w:sz w:val="21"/>
              <w:szCs w:val="21"/>
              <w:rPrChange w:id="678" w:author="张 杰" w:date="2022-04-24T22:05:00Z">
                <w:rPr>
                  <w:del w:id="679" w:author="张 杰" w:date="2022-04-24T22:03:00Z"/>
                  <w:rFonts w:cstheme="minorBidi"/>
                  <w:noProof/>
                  <w:kern w:val="2"/>
                  <w:sz w:val="21"/>
                </w:rPr>
              </w:rPrChange>
            </w:rPr>
          </w:pPr>
          <w:del w:id="680" w:author="张 杰" w:date="2022-04-24T22:03:00Z">
            <w:r w:rsidRPr="00B15DB7" w:rsidDel="0019161A">
              <w:rPr>
                <w:rFonts w:ascii="黑体" w:hAnsi="黑体"/>
                <w:sz w:val="21"/>
                <w:szCs w:val="21"/>
                <w:rPrChange w:id="681" w:author="张 杰" w:date="2022-04-24T22:05:00Z">
                  <w:rPr>
                    <w:rStyle w:val="a7"/>
                    <w:rFonts w:ascii="Times New Roman" w:eastAsia="黑体" w:hAnsi="Times New Roman"/>
                    <w:noProof/>
                  </w:rPr>
                </w:rPrChange>
              </w:rPr>
              <w:delText>5.3</w:delText>
            </w:r>
            <w:r w:rsidRPr="00B15DB7" w:rsidDel="0019161A">
              <w:rPr>
                <w:sz w:val="21"/>
                <w:szCs w:val="21"/>
                <w:rPrChange w:id="682" w:author="张 杰" w:date="2022-04-24T22:05:00Z">
                  <w:rPr>
                    <w:rStyle w:val="a7"/>
                    <w:rFonts w:ascii="黑体" w:eastAsia="黑体" w:hAnsi="黑体"/>
                    <w:noProof/>
                  </w:rPr>
                </w:rPrChange>
              </w:rPr>
              <w:delText xml:space="preserve"> </w:delText>
            </w:r>
            <w:r w:rsidRPr="00B15DB7" w:rsidDel="0019161A">
              <w:rPr>
                <w:sz w:val="21"/>
                <w:szCs w:val="21"/>
                <w:rPrChange w:id="683" w:author="张 杰" w:date="2022-04-24T22:05:00Z">
                  <w:rPr>
                    <w:rStyle w:val="a7"/>
                    <w:rFonts w:ascii="黑体" w:eastAsia="黑体" w:hAnsi="黑体"/>
                    <w:noProof/>
                  </w:rPr>
                </w:rPrChange>
              </w:rPr>
              <w:delText>性能测试</w:delText>
            </w:r>
            <w:r w:rsidRPr="00B15DB7" w:rsidDel="0019161A">
              <w:rPr>
                <w:rFonts w:ascii="黑体" w:eastAsia="黑体" w:hAnsi="黑体"/>
                <w:noProof/>
                <w:webHidden/>
                <w:sz w:val="21"/>
                <w:szCs w:val="21"/>
                <w:rPrChange w:id="684" w:author="张 杰" w:date="2022-04-24T22:05:00Z">
                  <w:rPr>
                    <w:noProof/>
                    <w:webHidden/>
                  </w:rPr>
                </w:rPrChange>
              </w:rPr>
              <w:tab/>
              <w:delText>19</w:delText>
            </w:r>
          </w:del>
        </w:p>
        <w:p w14:paraId="68E88BDA" w14:textId="08A96AC7" w:rsidR="00CE656F" w:rsidRPr="00B15DB7" w:rsidDel="0019161A" w:rsidRDefault="00CE656F" w:rsidP="00CE656F">
          <w:pPr>
            <w:pStyle w:val="TOC1"/>
            <w:rPr>
              <w:del w:id="685" w:author="张 杰" w:date="2022-04-24T22:03:00Z"/>
              <w:rFonts w:cstheme="minorBidi"/>
              <w:kern w:val="2"/>
            </w:rPr>
          </w:pPr>
          <w:del w:id="686" w:author="张 杰" w:date="2022-04-24T22:03:00Z">
            <w:r w:rsidRPr="00B15DB7" w:rsidDel="0019161A">
              <w:rPr>
                <w:rPrChange w:id="687" w:author="张 杰" w:date="2022-04-24T22:05:00Z">
                  <w:rPr>
                    <w:rStyle w:val="a7"/>
                    <w:rFonts w:ascii="黑体" w:eastAsia="黑体" w:hAnsi="黑体"/>
                    <w:noProof/>
                    <w:szCs w:val="21"/>
                  </w:rPr>
                </w:rPrChange>
              </w:rPr>
              <w:delText>第</w:delText>
            </w:r>
            <w:r w:rsidRPr="00B15DB7" w:rsidDel="0019161A">
              <w:rPr>
                <w:rPrChange w:id="688" w:author="张 杰" w:date="2022-04-24T22:05:00Z">
                  <w:rPr>
                    <w:rStyle w:val="a7"/>
                    <w:rFonts w:ascii="Times New Roman" w:eastAsia="黑体" w:hAnsi="Times New Roman"/>
                    <w:noProof/>
                    <w:szCs w:val="21"/>
                  </w:rPr>
                </w:rPrChange>
              </w:rPr>
              <w:delText>6</w:delText>
            </w:r>
            <w:r w:rsidRPr="00B15DB7" w:rsidDel="0019161A">
              <w:rPr>
                <w:rPrChange w:id="689" w:author="张 杰" w:date="2022-04-24T22:05:00Z">
                  <w:rPr>
                    <w:rStyle w:val="a7"/>
                    <w:rFonts w:ascii="黑体" w:eastAsia="黑体" w:hAnsi="黑体"/>
                    <w:noProof/>
                    <w:szCs w:val="21"/>
                  </w:rPr>
                </w:rPrChange>
              </w:rPr>
              <w:delText>章 总结</w:delText>
            </w:r>
            <w:r w:rsidRPr="00B15DB7" w:rsidDel="0019161A">
              <w:rPr>
                <w:webHidden/>
              </w:rPr>
              <w:tab/>
              <w:delText>20</w:delText>
            </w:r>
          </w:del>
        </w:p>
        <w:p w14:paraId="3C4A254E" w14:textId="119728CD" w:rsidR="00CE656F" w:rsidRPr="00B15DB7" w:rsidDel="0019161A" w:rsidRDefault="00CE656F" w:rsidP="00CE656F">
          <w:pPr>
            <w:pStyle w:val="TOC1"/>
            <w:rPr>
              <w:del w:id="690" w:author="张 杰" w:date="2022-04-24T22:03:00Z"/>
              <w:rFonts w:cstheme="minorBidi"/>
              <w:kern w:val="2"/>
            </w:rPr>
          </w:pPr>
          <w:del w:id="691" w:author="张 杰" w:date="2022-04-24T22:03:00Z">
            <w:r w:rsidRPr="00B15DB7" w:rsidDel="0019161A">
              <w:rPr>
                <w:rPrChange w:id="692" w:author="张 杰" w:date="2022-04-24T22:05:00Z">
                  <w:rPr>
                    <w:rStyle w:val="a7"/>
                    <w:rFonts w:ascii="黑体" w:eastAsia="黑体" w:hAnsi="黑体"/>
                    <w:noProof/>
                    <w:szCs w:val="21"/>
                  </w:rPr>
                </w:rPrChange>
              </w:rPr>
              <w:delText>参考文献</w:delText>
            </w:r>
            <w:r w:rsidRPr="00B15DB7" w:rsidDel="0019161A">
              <w:rPr>
                <w:webHidden/>
              </w:rPr>
              <w:tab/>
              <w:delText>21</w:delText>
            </w:r>
          </w:del>
        </w:p>
        <w:p w14:paraId="0385E586" w14:textId="1DD6F3CB" w:rsidR="00CE656F" w:rsidRPr="00B15DB7" w:rsidDel="0019161A" w:rsidRDefault="00CE656F">
          <w:pPr>
            <w:pStyle w:val="TOC1"/>
            <w:rPr>
              <w:del w:id="693" w:author="张 杰" w:date="2022-04-24T22:03:00Z"/>
              <w:rFonts w:cstheme="minorBidi"/>
              <w:kern w:val="2"/>
            </w:rPr>
          </w:pPr>
          <w:del w:id="694" w:author="张 杰" w:date="2022-04-24T22:03:00Z">
            <w:r w:rsidRPr="00B15DB7" w:rsidDel="0019161A">
              <w:rPr>
                <w:rPrChange w:id="695" w:author="张 杰" w:date="2022-04-24T22:05:00Z">
                  <w:rPr>
                    <w:rStyle w:val="a7"/>
                    <w:rFonts w:ascii="黑体" w:eastAsia="黑体" w:hAnsi="黑体"/>
                    <w:noProof/>
                    <w:szCs w:val="21"/>
                  </w:rPr>
                </w:rPrChange>
              </w:rPr>
              <w:delText>致谢</w:delText>
            </w:r>
            <w:r w:rsidRPr="00B15DB7" w:rsidDel="0019161A">
              <w:rPr>
                <w:webHidden/>
              </w:rPr>
              <w:tab/>
              <w:delText>22</w:delText>
            </w:r>
          </w:del>
        </w:p>
        <w:p w14:paraId="6E54920D" w14:textId="77777777" w:rsidR="006611F7" w:rsidRPr="003C3D19" w:rsidRDefault="007F55B8" w:rsidP="003C3D19">
          <w:pPr>
            <w:sectPr w:rsidR="006611F7" w:rsidRPr="003C3D19" w:rsidSect="008C39F7">
              <w:headerReference w:type="default" r:id="rId9"/>
              <w:footerReference w:type="default" r:id="rId10"/>
              <w:pgSz w:w="12240" w:h="15840"/>
              <w:pgMar w:top="1440" w:right="1800" w:bottom="1440" w:left="1800" w:header="720" w:footer="720" w:gutter="0"/>
              <w:pgNumType w:fmt="upperRoman" w:start="1"/>
              <w:cols w:space="720"/>
              <w:docGrid w:type="lines" w:linePitch="312"/>
            </w:sectPr>
          </w:pPr>
          <w:r w:rsidRPr="0019161A">
            <w:rPr>
              <w:rFonts w:ascii="宋体" w:eastAsia="宋体" w:hAnsi="宋体"/>
              <w:b/>
              <w:bCs/>
              <w:szCs w:val="21"/>
              <w:lang w:val="zh-CN"/>
              <w:rPrChange w:id="696" w:author="张 杰" w:date="2022-04-24T22:04:00Z">
                <w:rPr>
                  <w:b/>
                  <w:bCs/>
                  <w:szCs w:val="21"/>
                  <w:lang w:val="zh-CN"/>
                </w:rPr>
              </w:rPrChange>
            </w:rPr>
            <w:fldChar w:fldCharType="end"/>
          </w:r>
        </w:p>
      </w:sdtContent>
    </w:sdt>
    <w:p w14:paraId="1ED0BDE6" w14:textId="46CDE7BE" w:rsidR="005A3DF8" w:rsidRPr="00AF5116" w:rsidRDefault="005A3DF8" w:rsidP="00E76CF7">
      <w:pPr>
        <w:pStyle w:val="1"/>
        <w:jc w:val="center"/>
        <w:rPr>
          <w:rFonts w:ascii="黑体" w:eastAsia="黑体" w:hAnsi="黑体"/>
          <w:sz w:val="32"/>
          <w:szCs w:val="32"/>
        </w:rPr>
      </w:pPr>
      <w:bookmarkStart w:id="697" w:name="_Toc101730421"/>
      <w:r w:rsidRPr="00AF5116">
        <w:rPr>
          <w:rFonts w:ascii="黑体" w:eastAsia="黑体" w:hAnsi="黑体" w:hint="eastAsia"/>
          <w:sz w:val="32"/>
          <w:szCs w:val="32"/>
        </w:rPr>
        <w:lastRenderedPageBreak/>
        <w:t>第</w:t>
      </w:r>
      <w:r w:rsidRPr="00AF5116">
        <w:rPr>
          <w:rFonts w:ascii="Times New Roman" w:eastAsia="黑体" w:hAnsi="Times New Roman" w:cs="Times New Roman"/>
          <w:sz w:val="32"/>
          <w:szCs w:val="32"/>
        </w:rPr>
        <w:t>1</w:t>
      </w:r>
      <w:r w:rsidRPr="00AF5116">
        <w:rPr>
          <w:rFonts w:ascii="黑体" w:eastAsia="黑体" w:hAnsi="黑体" w:hint="eastAsia"/>
          <w:sz w:val="32"/>
          <w:szCs w:val="32"/>
        </w:rPr>
        <w:t>章</w:t>
      </w:r>
      <w:r w:rsidR="008F0E8D" w:rsidRPr="00AF5116">
        <w:rPr>
          <w:rFonts w:ascii="黑体" w:eastAsia="黑体" w:hAnsi="黑体" w:hint="eastAsia"/>
          <w:sz w:val="32"/>
          <w:szCs w:val="32"/>
        </w:rPr>
        <w:t xml:space="preserve"> </w:t>
      </w:r>
      <w:r w:rsidR="00525DCA" w:rsidRPr="00AF5116">
        <w:rPr>
          <w:rFonts w:ascii="黑体" w:eastAsia="黑体" w:hAnsi="黑体" w:hint="eastAsia"/>
          <w:sz w:val="32"/>
          <w:szCs w:val="32"/>
        </w:rPr>
        <w:t>引言</w:t>
      </w:r>
      <w:bookmarkEnd w:id="697"/>
    </w:p>
    <w:p w14:paraId="28588D80" w14:textId="69ADEEBA" w:rsidR="002C0982" w:rsidRPr="00263DE2" w:rsidRDefault="005A3DF8" w:rsidP="00263DE2">
      <w:pPr>
        <w:pStyle w:val="2"/>
        <w:rPr>
          <w:rFonts w:ascii="黑体" w:eastAsia="黑体" w:hAnsi="黑体"/>
          <w:sz w:val="24"/>
          <w:szCs w:val="24"/>
        </w:rPr>
      </w:pPr>
      <w:bookmarkStart w:id="698" w:name="_Toc101730422"/>
      <w:r w:rsidRPr="00263DE2">
        <w:rPr>
          <w:rFonts w:ascii="Times New Roman" w:eastAsia="黑体" w:hAnsi="Times New Roman" w:cs="Times New Roman"/>
          <w:sz w:val="24"/>
          <w:szCs w:val="24"/>
        </w:rPr>
        <w:t>1.1</w:t>
      </w:r>
      <w:r w:rsidR="008F0E8D" w:rsidRPr="00263DE2">
        <w:rPr>
          <w:rFonts w:ascii="黑体" w:eastAsia="黑体" w:hAnsi="黑体" w:cs="Times New Roman"/>
          <w:sz w:val="24"/>
          <w:szCs w:val="24"/>
        </w:rPr>
        <w:t xml:space="preserve"> </w:t>
      </w:r>
      <w:r w:rsidRPr="00263DE2">
        <w:rPr>
          <w:rFonts w:ascii="黑体" w:eastAsia="黑体" w:hAnsi="黑体" w:hint="eastAsia"/>
          <w:sz w:val="24"/>
          <w:szCs w:val="24"/>
        </w:rPr>
        <w:t>项目背景与意义</w:t>
      </w:r>
      <w:bookmarkEnd w:id="698"/>
    </w:p>
    <w:p w14:paraId="6C062B93" w14:textId="45D5BC5B" w:rsidR="00015BC2" w:rsidRDefault="00015BC2" w:rsidP="00015BC2">
      <w:pPr>
        <w:spacing w:line="300" w:lineRule="auto"/>
        <w:ind w:firstLineChars="200" w:firstLine="480"/>
        <w:rPr>
          <w:ins w:id="699" w:author="张 杰" w:date="2022-04-24T21:54:00Z"/>
          <w:rFonts w:ascii="仿宋" w:eastAsia="仿宋" w:hAnsi="仿宋"/>
          <w:sz w:val="24"/>
          <w:szCs w:val="24"/>
        </w:rPr>
      </w:pPr>
      <w:ins w:id="700" w:author="张 杰" w:date="2022-04-24T21:54:00Z">
        <w:r>
          <w:rPr>
            <w:rFonts w:ascii="仿宋" w:eastAsia="仿宋" w:hAnsi="仿宋" w:hint="eastAsia"/>
            <w:sz w:val="24"/>
            <w:szCs w:val="24"/>
          </w:rPr>
          <w:t>“互联网</w:t>
        </w:r>
        <w:r w:rsidRPr="00E607F7">
          <w:rPr>
            <w:rFonts w:ascii="Times New Roman" w:eastAsia="仿宋" w:hAnsi="Times New Roman" w:cs="Times New Roman"/>
            <w:sz w:val="24"/>
            <w:szCs w:val="24"/>
          </w:rPr>
          <w:t>+</w:t>
        </w:r>
        <w:r>
          <w:rPr>
            <w:rFonts w:ascii="Times New Roman" w:eastAsia="仿宋" w:hAnsi="Times New Roman" w:cs="Times New Roman" w:hint="eastAsia"/>
            <w:sz w:val="24"/>
            <w:szCs w:val="24"/>
          </w:rPr>
          <w:t>”</w:t>
        </w:r>
        <w:r>
          <w:rPr>
            <w:rFonts w:ascii="仿宋" w:eastAsia="仿宋" w:hAnsi="仿宋" w:hint="eastAsia"/>
            <w:sz w:val="24"/>
            <w:szCs w:val="24"/>
          </w:rPr>
          <w:t>时代</w:t>
        </w:r>
        <w:r w:rsidRPr="00497D26">
          <w:rPr>
            <w:rFonts w:ascii="仿宋" w:eastAsia="仿宋" w:hAnsi="仿宋" w:hint="eastAsia"/>
            <w:sz w:val="24"/>
            <w:szCs w:val="24"/>
          </w:rPr>
          <w:t>的到来，促使人们重新规划和思考文化、艺术和技术之间的关系，其交互设计在艺术表现上主要体现为自由、交互和共享。</w:t>
        </w:r>
        <w:r>
          <w:rPr>
            <w:rFonts w:ascii="仿宋" w:eastAsia="仿宋" w:hAnsi="仿宋" w:hint="eastAsia"/>
            <w:sz w:val="24"/>
            <w:szCs w:val="24"/>
          </w:rPr>
          <w:t>人文与技术</w:t>
        </w:r>
        <w:r w:rsidRPr="00497D26">
          <w:rPr>
            <w:rFonts w:ascii="仿宋" w:eastAsia="仿宋" w:hAnsi="仿宋" w:hint="eastAsia"/>
            <w:sz w:val="24"/>
            <w:szCs w:val="24"/>
          </w:rPr>
          <w:t>的结合，改变了人们进一步认识世界的</w:t>
        </w:r>
        <w:r>
          <w:rPr>
            <w:rFonts w:ascii="仿宋" w:eastAsia="仿宋" w:hAnsi="仿宋" w:hint="eastAsia"/>
            <w:sz w:val="24"/>
            <w:szCs w:val="24"/>
          </w:rPr>
          <w:t>角度与</w:t>
        </w:r>
        <w:r w:rsidRPr="00497D26">
          <w:rPr>
            <w:rFonts w:ascii="仿宋" w:eastAsia="仿宋" w:hAnsi="仿宋" w:hint="eastAsia"/>
            <w:sz w:val="24"/>
            <w:szCs w:val="24"/>
          </w:rPr>
          <w:t>审美方式。在我国，博物馆</w:t>
        </w:r>
        <w:r>
          <w:rPr>
            <w:rFonts w:ascii="仿宋" w:eastAsia="仿宋" w:hAnsi="仿宋" w:hint="eastAsia"/>
            <w:sz w:val="24"/>
            <w:szCs w:val="24"/>
          </w:rPr>
          <w:t>展品</w:t>
        </w:r>
        <w:r w:rsidRPr="00497D26">
          <w:rPr>
            <w:rFonts w:ascii="仿宋" w:eastAsia="仿宋" w:hAnsi="仿宋" w:hint="eastAsia"/>
            <w:sz w:val="24"/>
            <w:szCs w:val="24"/>
          </w:rPr>
          <w:t>系统的交互设计越来越受到人们的重视并得到广泛应用。</w:t>
        </w:r>
        <w:r w:rsidRPr="00E33F99">
          <w:rPr>
            <w:rFonts w:ascii="仿宋" w:eastAsia="仿宋" w:hAnsi="仿宋" w:hint="eastAsia"/>
            <w:sz w:val="24"/>
            <w:szCs w:val="24"/>
          </w:rPr>
          <w:t>近年来，</w:t>
        </w:r>
        <w:r>
          <w:rPr>
            <w:rFonts w:ascii="仿宋" w:eastAsia="仿宋" w:hAnsi="仿宋" w:hint="eastAsia"/>
            <w:sz w:val="24"/>
            <w:szCs w:val="24"/>
          </w:rPr>
          <w:t>国内</w:t>
        </w:r>
        <w:r w:rsidRPr="00E33F99">
          <w:rPr>
            <w:rFonts w:ascii="仿宋" w:eastAsia="仿宋" w:hAnsi="仿宋" w:hint="eastAsia"/>
            <w:sz w:val="24"/>
            <w:szCs w:val="24"/>
          </w:rPr>
          <w:t>开放</w:t>
        </w:r>
        <w:r>
          <w:rPr>
            <w:rFonts w:ascii="仿宋" w:eastAsia="仿宋" w:hAnsi="仿宋" w:hint="eastAsia"/>
            <w:sz w:val="24"/>
            <w:szCs w:val="24"/>
          </w:rPr>
          <w:t>的</w:t>
        </w:r>
        <w:r w:rsidRPr="00E33F99">
          <w:rPr>
            <w:rFonts w:ascii="仿宋" w:eastAsia="仿宋" w:hAnsi="仿宋" w:hint="eastAsia"/>
            <w:sz w:val="24"/>
            <w:szCs w:val="24"/>
          </w:rPr>
          <w:t>展馆</w:t>
        </w:r>
        <w:r>
          <w:rPr>
            <w:rFonts w:ascii="仿宋" w:eastAsia="仿宋" w:hAnsi="仿宋" w:hint="eastAsia"/>
            <w:sz w:val="24"/>
            <w:szCs w:val="24"/>
          </w:rPr>
          <w:t>数量逐渐增加</w:t>
        </w:r>
        <w:r w:rsidRPr="00E33F99">
          <w:rPr>
            <w:rFonts w:ascii="仿宋" w:eastAsia="仿宋" w:hAnsi="仿宋" w:hint="eastAsia"/>
            <w:sz w:val="24"/>
            <w:szCs w:val="24"/>
          </w:rPr>
          <w:t>，体现了人们对精神文化的追求。但是，博物馆过去将单一的、静态的展品呈现给参观者，这种陈展模式需要耗费参观者大量的精力。在</w:t>
        </w:r>
        <w:r>
          <w:rPr>
            <w:rFonts w:ascii="仿宋" w:eastAsia="仿宋" w:hAnsi="仿宋" w:hint="eastAsia"/>
            <w:sz w:val="24"/>
            <w:szCs w:val="24"/>
          </w:rPr>
          <w:t>“互联网</w:t>
        </w:r>
        <w:r w:rsidRPr="00E607F7">
          <w:rPr>
            <w:rFonts w:ascii="Times New Roman" w:eastAsia="仿宋" w:hAnsi="Times New Roman" w:cs="Times New Roman"/>
            <w:sz w:val="24"/>
            <w:szCs w:val="24"/>
          </w:rPr>
          <w:t>+</w:t>
        </w:r>
        <w:r>
          <w:rPr>
            <w:rFonts w:ascii="Times New Roman" w:eastAsia="仿宋" w:hAnsi="Times New Roman" w:cs="Times New Roman" w:hint="eastAsia"/>
            <w:sz w:val="24"/>
            <w:szCs w:val="24"/>
          </w:rPr>
          <w:t>”</w:t>
        </w:r>
        <w:r>
          <w:rPr>
            <w:rFonts w:ascii="仿宋" w:eastAsia="仿宋" w:hAnsi="仿宋" w:hint="eastAsia"/>
            <w:sz w:val="24"/>
            <w:szCs w:val="24"/>
          </w:rPr>
          <w:t>时代</w:t>
        </w:r>
        <w:r w:rsidRPr="00E33F99">
          <w:rPr>
            <w:rFonts w:ascii="仿宋" w:eastAsia="仿宋" w:hAnsi="仿宋" w:hint="eastAsia"/>
            <w:sz w:val="24"/>
            <w:szCs w:val="24"/>
          </w:rPr>
          <w:t>下，科学技术的快速发展</w:t>
        </w:r>
        <w:r>
          <w:rPr>
            <w:rFonts w:ascii="仿宋" w:eastAsia="仿宋" w:hAnsi="仿宋" w:hint="eastAsia"/>
            <w:sz w:val="24"/>
            <w:szCs w:val="24"/>
          </w:rPr>
          <w:t>成为了</w:t>
        </w:r>
        <w:r w:rsidRPr="00E33F99">
          <w:rPr>
            <w:rFonts w:ascii="仿宋" w:eastAsia="仿宋" w:hAnsi="仿宋" w:hint="eastAsia"/>
            <w:sz w:val="24"/>
            <w:szCs w:val="24"/>
          </w:rPr>
          <w:t>博物馆</w:t>
        </w:r>
        <w:r>
          <w:rPr>
            <w:rFonts w:ascii="仿宋" w:eastAsia="仿宋" w:hAnsi="仿宋" w:hint="eastAsia"/>
            <w:sz w:val="24"/>
            <w:szCs w:val="24"/>
          </w:rPr>
          <w:t>展品系统改革</w:t>
        </w:r>
        <w:r w:rsidRPr="00E33F99">
          <w:rPr>
            <w:rFonts w:ascii="仿宋" w:eastAsia="仿宋" w:hAnsi="仿宋" w:hint="eastAsia"/>
            <w:sz w:val="24"/>
            <w:szCs w:val="24"/>
          </w:rPr>
          <w:t>的</w:t>
        </w:r>
        <w:r>
          <w:rPr>
            <w:rFonts w:ascii="仿宋" w:eastAsia="仿宋" w:hAnsi="仿宋" w:hint="eastAsia"/>
            <w:sz w:val="24"/>
            <w:szCs w:val="24"/>
          </w:rPr>
          <w:t>促因</w:t>
        </w:r>
        <w:r w:rsidRPr="00E33F99">
          <w:rPr>
            <w:rFonts w:ascii="仿宋" w:eastAsia="仿宋" w:hAnsi="仿宋" w:hint="eastAsia"/>
            <w:sz w:val="24"/>
            <w:szCs w:val="24"/>
          </w:rPr>
          <w:t>，交互式体验设计的出现和发展为</w:t>
        </w:r>
        <w:r>
          <w:rPr>
            <w:rFonts w:ascii="仿宋" w:eastAsia="仿宋" w:hAnsi="仿宋" w:hint="eastAsia"/>
            <w:sz w:val="24"/>
            <w:szCs w:val="24"/>
          </w:rPr>
          <w:t>展品交互</w:t>
        </w:r>
        <w:r w:rsidRPr="00E33F99">
          <w:rPr>
            <w:rFonts w:ascii="仿宋" w:eastAsia="仿宋" w:hAnsi="仿宋" w:hint="eastAsia"/>
            <w:sz w:val="24"/>
            <w:szCs w:val="24"/>
          </w:rPr>
          <w:t>提供了新的</w:t>
        </w:r>
        <w:r>
          <w:rPr>
            <w:rFonts w:ascii="仿宋" w:eastAsia="仿宋" w:hAnsi="仿宋" w:hint="eastAsia"/>
            <w:sz w:val="24"/>
            <w:szCs w:val="24"/>
          </w:rPr>
          <w:t>理念</w:t>
        </w:r>
        <w:r w:rsidRPr="00E33F99">
          <w:rPr>
            <w:rFonts w:ascii="仿宋" w:eastAsia="仿宋" w:hAnsi="仿宋" w:hint="eastAsia"/>
            <w:sz w:val="24"/>
            <w:szCs w:val="24"/>
          </w:rPr>
          <w:t>和趋势。</w:t>
        </w:r>
      </w:ins>
    </w:p>
    <w:p w14:paraId="19D15E4B" w14:textId="3A6F783A" w:rsidR="002C0982" w:rsidDel="00015BC2" w:rsidRDefault="00015BC2" w:rsidP="006E0B0A">
      <w:pPr>
        <w:spacing w:line="300" w:lineRule="auto"/>
        <w:ind w:firstLineChars="200" w:firstLine="480"/>
        <w:rPr>
          <w:del w:id="701" w:author="张 杰" w:date="2022-04-24T21:54:00Z"/>
          <w:rFonts w:ascii="仿宋" w:eastAsia="仿宋" w:hAnsi="仿宋"/>
          <w:sz w:val="24"/>
          <w:szCs w:val="24"/>
        </w:rPr>
      </w:pPr>
      <w:ins w:id="702" w:author="张 杰" w:date="2022-04-24T21:54:00Z">
        <w:r>
          <w:rPr>
            <w:rFonts w:ascii="仿宋" w:eastAsia="仿宋" w:hAnsi="仿宋" w:hint="eastAsia"/>
            <w:sz w:val="24"/>
            <w:szCs w:val="24"/>
          </w:rPr>
          <w:t>数字化技术影响了人们生活的方方面面，移动网络的高速发展是推动这种现象产生的重要原因之一。使用二维码进行支付交易在中国已成为常事。事实上，二维码作为信息的载体，可以提供更加广泛的服务而不仅限于移动支付。例如，在博物馆等旅游景点，往往需要专业的导游进行引领与讲解，但是导游仅能进行文字性描述，而不能进行情景再现。为此，设计一个</w:t>
        </w:r>
        <w:r w:rsidRPr="000578D5">
          <w:rPr>
            <w:rFonts w:ascii="Times New Roman" w:eastAsia="仿宋" w:hAnsi="Times New Roman" w:cs="Times New Roman"/>
            <w:sz w:val="24"/>
            <w:szCs w:val="24"/>
          </w:rPr>
          <w:t>App</w:t>
        </w:r>
        <w:r>
          <w:rPr>
            <w:rFonts w:ascii="仿宋" w:eastAsia="仿宋" w:hAnsi="仿宋" w:hint="eastAsia"/>
            <w:sz w:val="24"/>
            <w:szCs w:val="24"/>
          </w:rPr>
          <w:t>呈现出个性化的声视觉，可以较好地提升游客的旅游体验。只要在展品周围附上其专属二维码，用户可在有网络的环境下自由选择了解他们感兴趣的展品。基于二维码技术，以移动网络为载体设计一个展品介绍系统具有重要的意义。</w:t>
        </w:r>
      </w:ins>
      <w:del w:id="703" w:author="张 杰" w:date="2022-04-24T21:54:00Z">
        <w:r w:rsidR="00697C03" w:rsidDel="00015BC2">
          <w:rPr>
            <w:rFonts w:ascii="仿宋" w:eastAsia="仿宋" w:hAnsi="仿宋" w:hint="eastAsia"/>
            <w:sz w:val="24"/>
            <w:szCs w:val="24"/>
          </w:rPr>
          <w:delText>数字化生活</w:delText>
        </w:r>
        <w:r w:rsidR="00E17EE0" w:rsidDel="00015BC2">
          <w:rPr>
            <w:rFonts w:ascii="仿宋" w:eastAsia="仿宋" w:hAnsi="仿宋" w:hint="eastAsia"/>
            <w:sz w:val="24"/>
            <w:szCs w:val="24"/>
          </w:rPr>
          <w:delText>影响了人们的方方面面</w:delText>
        </w:r>
        <w:r w:rsidR="00697C03" w:rsidDel="00015BC2">
          <w:rPr>
            <w:rFonts w:ascii="仿宋" w:eastAsia="仿宋" w:hAnsi="仿宋" w:hint="eastAsia"/>
            <w:sz w:val="24"/>
            <w:szCs w:val="24"/>
          </w:rPr>
          <w:delText>，</w:delText>
        </w:r>
        <w:r w:rsidR="002C0982" w:rsidDel="00015BC2">
          <w:rPr>
            <w:rFonts w:ascii="仿宋" w:eastAsia="仿宋" w:hAnsi="仿宋" w:hint="eastAsia"/>
            <w:sz w:val="24"/>
            <w:szCs w:val="24"/>
          </w:rPr>
          <w:delText>移动网络</w:delText>
        </w:r>
        <w:r w:rsidR="00E57B14" w:rsidDel="00015BC2">
          <w:rPr>
            <w:rFonts w:ascii="仿宋" w:eastAsia="仿宋" w:hAnsi="仿宋" w:hint="eastAsia"/>
            <w:sz w:val="24"/>
            <w:szCs w:val="24"/>
          </w:rPr>
          <w:delText>的高速发展是推动这种现象产生的重要原因之一。</w:delText>
        </w:r>
        <w:r w:rsidR="00697C03" w:rsidDel="00015BC2">
          <w:rPr>
            <w:rFonts w:ascii="仿宋" w:eastAsia="仿宋" w:hAnsi="仿宋" w:hint="eastAsia"/>
            <w:sz w:val="24"/>
            <w:szCs w:val="24"/>
          </w:rPr>
          <w:delText>作为信息技术与惠民服务结合的杰出代表当属移动支付了。</w:delText>
        </w:r>
        <w:r w:rsidR="00E57B14" w:rsidDel="00015BC2">
          <w:rPr>
            <w:rFonts w:ascii="仿宋" w:eastAsia="仿宋" w:hAnsi="仿宋" w:hint="eastAsia"/>
            <w:sz w:val="24"/>
            <w:szCs w:val="24"/>
          </w:rPr>
          <w:delText>当下，人们</w:delText>
        </w:r>
      </w:del>
      <w:ins w:id="704" w:author="NTKO" w:date="2022-04-23T20:57:00Z">
        <w:del w:id="705" w:author="张 杰" w:date="2022-04-24T21:54:00Z">
          <w:r w:rsidR="00A04608" w:rsidDel="00015BC2">
            <w:rPr>
              <w:rFonts w:ascii="仿宋" w:eastAsia="仿宋" w:hAnsi="仿宋" w:hint="eastAsia"/>
              <w:sz w:val="24"/>
              <w:szCs w:val="24"/>
            </w:rPr>
            <w:delText>使</w:delText>
          </w:r>
        </w:del>
      </w:ins>
      <w:del w:id="706" w:author="张 杰" w:date="2022-04-24T21:54:00Z">
        <w:r w:rsidR="00E57B14" w:rsidDel="00015BC2">
          <w:rPr>
            <w:rFonts w:ascii="仿宋" w:eastAsia="仿宋" w:hAnsi="仿宋" w:hint="eastAsia"/>
            <w:sz w:val="24"/>
            <w:szCs w:val="24"/>
          </w:rPr>
          <w:delText>用二维码进行支付交易在中国已成为再常见不过</w:delText>
        </w:r>
      </w:del>
      <w:ins w:id="707" w:author="NTKO" w:date="2022-04-23T20:58:00Z">
        <w:del w:id="708" w:author="张 杰" w:date="2022-04-24T21:54:00Z">
          <w:r w:rsidR="00A04608" w:rsidDel="00015BC2">
            <w:rPr>
              <w:rFonts w:ascii="仿宋" w:eastAsia="仿宋" w:hAnsi="仿宋" w:hint="eastAsia"/>
              <w:sz w:val="24"/>
              <w:szCs w:val="24"/>
            </w:rPr>
            <w:delText>经常</w:delText>
          </w:r>
        </w:del>
      </w:ins>
      <w:del w:id="709" w:author="张 杰" w:date="2022-04-24T21:54:00Z">
        <w:r w:rsidR="00E57B14" w:rsidDel="00015BC2">
          <w:rPr>
            <w:rFonts w:ascii="仿宋" w:eastAsia="仿宋" w:hAnsi="仿宋" w:hint="eastAsia"/>
            <w:sz w:val="24"/>
            <w:szCs w:val="24"/>
          </w:rPr>
          <w:delText>的事情，</w:delText>
        </w:r>
      </w:del>
      <w:ins w:id="710" w:author="NTKO" w:date="2022-04-23T20:59:00Z">
        <w:del w:id="711" w:author="张 杰" w:date="2022-04-24T21:54:00Z">
          <w:r w:rsidR="00A04608" w:rsidDel="00015BC2">
            <w:rPr>
              <w:rFonts w:ascii="仿宋" w:eastAsia="仿宋" w:hAnsi="仿宋" w:hint="eastAsia"/>
              <w:sz w:val="24"/>
              <w:szCs w:val="24"/>
            </w:rPr>
            <w:delText>。事实上</w:delText>
          </w:r>
        </w:del>
      </w:ins>
      <w:del w:id="712" w:author="张 杰" w:date="2022-04-24T21:54:00Z">
        <w:r w:rsidR="00E57B14" w:rsidDel="00015BC2">
          <w:rPr>
            <w:rFonts w:ascii="仿宋" w:eastAsia="仿宋" w:hAnsi="仿宋" w:hint="eastAsia"/>
            <w:sz w:val="24"/>
            <w:szCs w:val="24"/>
          </w:rPr>
          <w:delText>其实，二维码作为信息的载体，可以提供更加广泛的服务</w:delText>
        </w:r>
        <w:r w:rsidR="00C25396" w:rsidDel="00015BC2">
          <w:rPr>
            <w:rFonts w:ascii="仿宋" w:eastAsia="仿宋" w:hAnsi="仿宋" w:hint="eastAsia"/>
            <w:sz w:val="24"/>
            <w:szCs w:val="24"/>
          </w:rPr>
          <w:delText>接口而不仅限于移动支付</w:delText>
        </w:r>
        <w:r w:rsidR="00FD685F" w:rsidDel="00015BC2">
          <w:rPr>
            <w:rFonts w:ascii="仿宋" w:eastAsia="仿宋" w:hAnsi="仿宋" w:hint="eastAsia"/>
            <w:sz w:val="24"/>
            <w:szCs w:val="24"/>
          </w:rPr>
          <w:delText>。</w:delText>
        </w:r>
        <w:r w:rsidR="00C25396" w:rsidDel="00015BC2">
          <w:rPr>
            <w:rFonts w:ascii="仿宋" w:eastAsia="仿宋" w:hAnsi="仿宋" w:hint="eastAsia"/>
            <w:sz w:val="24"/>
            <w:szCs w:val="24"/>
          </w:rPr>
          <w:delText>例如</w:delText>
        </w:r>
        <w:r w:rsidR="00E57B14" w:rsidDel="00015BC2">
          <w:rPr>
            <w:rFonts w:ascii="仿宋" w:eastAsia="仿宋" w:hAnsi="仿宋" w:hint="eastAsia"/>
            <w:sz w:val="24"/>
            <w:szCs w:val="24"/>
          </w:rPr>
          <w:delText>，</w:delText>
        </w:r>
        <w:r w:rsidR="00C25396" w:rsidDel="00015BC2">
          <w:rPr>
            <w:rFonts w:ascii="仿宋" w:eastAsia="仿宋" w:hAnsi="仿宋" w:hint="eastAsia"/>
            <w:sz w:val="24"/>
            <w:szCs w:val="24"/>
          </w:rPr>
          <w:delText>在一个人口流量较大或者旅游业蓬勃发展的</w:delText>
        </w:r>
        <w:r w:rsidR="003E6DC8" w:rsidDel="00015BC2">
          <w:rPr>
            <w:rFonts w:ascii="仿宋" w:eastAsia="仿宋" w:hAnsi="仿宋" w:hint="eastAsia"/>
            <w:sz w:val="24"/>
            <w:szCs w:val="24"/>
          </w:rPr>
          <w:delText>城市</w:delText>
        </w:r>
        <w:r w:rsidR="00C25396" w:rsidDel="00015BC2">
          <w:rPr>
            <w:rFonts w:ascii="仿宋" w:eastAsia="仿宋" w:hAnsi="仿宋" w:hint="eastAsia"/>
            <w:sz w:val="24"/>
            <w:szCs w:val="24"/>
          </w:rPr>
          <w:delText>，</w:delText>
        </w:r>
        <w:r w:rsidR="00C47BCF" w:rsidDel="00015BC2">
          <w:rPr>
            <w:rFonts w:ascii="仿宋" w:eastAsia="仿宋" w:hAnsi="仿宋" w:hint="eastAsia"/>
            <w:sz w:val="24"/>
            <w:szCs w:val="24"/>
          </w:rPr>
          <w:delText>存在</w:delText>
        </w:r>
        <w:r w:rsidR="00C25396" w:rsidDel="00015BC2">
          <w:rPr>
            <w:rFonts w:ascii="仿宋" w:eastAsia="仿宋" w:hAnsi="仿宋" w:hint="eastAsia"/>
            <w:sz w:val="24"/>
            <w:szCs w:val="24"/>
          </w:rPr>
          <w:delText>一些</w:delText>
        </w:r>
        <w:r w:rsidR="00C47BCF" w:rsidDel="00015BC2">
          <w:rPr>
            <w:rFonts w:ascii="仿宋" w:eastAsia="仿宋" w:hAnsi="仿宋" w:hint="eastAsia"/>
            <w:sz w:val="24"/>
            <w:szCs w:val="24"/>
          </w:rPr>
          <w:delText>类似</w:delText>
        </w:r>
      </w:del>
      <w:ins w:id="713" w:author="NTKO" w:date="2022-04-23T21:01:00Z">
        <w:del w:id="714" w:author="张 杰" w:date="2022-04-24T21:54:00Z">
          <w:r w:rsidR="005E783E" w:rsidDel="00015BC2">
            <w:rPr>
              <w:rFonts w:ascii="仿宋" w:eastAsia="仿宋" w:hAnsi="仿宋" w:hint="eastAsia"/>
              <w:sz w:val="24"/>
              <w:szCs w:val="24"/>
            </w:rPr>
            <w:delText>诸如</w:delText>
          </w:r>
        </w:del>
      </w:ins>
      <w:del w:id="715" w:author="张 杰" w:date="2022-04-24T21:54:00Z">
        <w:r w:rsidR="00C25396" w:rsidDel="00015BC2">
          <w:rPr>
            <w:rFonts w:ascii="仿宋" w:eastAsia="仿宋" w:hAnsi="仿宋" w:hint="eastAsia"/>
            <w:sz w:val="24"/>
            <w:szCs w:val="24"/>
          </w:rPr>
          <w:delText>博物馆</w:delText>
        </w:r>
      </w:del>
      <w:ins w:id="716" w:author="NTKO" w:date="2022-04-23T21:01:00Z">
        <w:del w:id="717" w:author="张 杰" w:date="2022-04-24T21:54:00Z">
          <w:r w:rsidR="005E783E" w:rsidDel="00015BC2">
            <w:rPr>
              <w:rFonts w:ascii="仿宋" w:eastAsia="仿宋" w:hAnsi="仿宋" w:hint="eastAsia"/>
              <w:sz w:val="24"/>
              <w:szCs w:val="24"/>
            </w:rPr>
            <w:delText>等旅游</w:delText>
          </w:r>
        </w:del>
      </w:ins>
      <w:ins w:id="718" w:author="NTKO" w:date="2022-04-23T21:02:00Z">
        <w:del w:id="719" w:author="张 杰" w:date="2022-04-24T21:54:00Z">
          <w:r w:rsidR="005E783E" w:rsidDel="00015BC2">
            <w:rPr>
              <w:rFonts w:ascii="仿宋" w:eastAsia="仿宋" w:hAnsi="仿宋" w:hint="eastAsia"/>
              <w:sz w:val="24"/>
              <w:szCs w:val="24"/>
            </w:rPr>
            <w:delText>景点</w:delText>
          </w:r>
        </w:del>
      </w:ins>
      <w:del w:id="720" w:author="张 杰" w:date="2022-04-24T21:54:00Z">
        <w:r w:rsidR="00132F15" w:rsidDel="00015BC2">
          <w:rPr>
            <w:rFonts w:ascii="仿宋" w:eastAsia="仿宋" w:hAnsi="仿宋" w:hint="eastAsia"/>
            <w:sz w:val="24"/>
            <w:szCs w:val="24"/>
          </w:rPr>
          <w:delText>的地标性建筑</w:delText>
        </w:r>
        <w:r w:rsidR="00C25396" w:rsidDel="00015BC2">
          <w:rPr>
            <w:rFonts w:ascii="仿宋" w:eastAsia="仿宋" w:hAnsi="仿宋" w:hint="eastAsia"/>
            <w:sz w:val="24"/>
            <w:szCs w:val="24"/>
          </w:rPr>
          <w:delText>或者</w:delText>
        </w:r>
        <w:r w:rsidR="005D312D" w:rsidDel="00015BC2">
          <w:rPr>
            <w:rFonts w:ascii="仿宋" w:eastAsia="仿宋" w:hAnsi="仿宋" w:hint="eastAsia"/>
            <w:sz w:val="24"/>
            <w:szCs w:val="24"/>
          </w:rPr>
          <w:delText>是大型展览活动</w:delText>
        </w:r>
        <w:r w:rsidR="00C25396" w:rsidDel="00015BC2">
          <w:rPr>
            <w:rFonts w:ascii="仿宋" w:eastAsia="仿宋" w:hAnsi="仿宋" w:hint="eastAsia"/>
            <w:sz w:val="24"/>
            <w:szCs w:val="24"/>
          </w:rPr>
          <w:delText>，这类设施的特点是</w:delText>
        </w:r>
        <w:r w:rsidR="00DA35B9" w:rsidDel="00015BC2">
          <w:rPr>
            <w:rFonts w:ascii="仿宋" w:eastAsia="仿宋" w:hAnsi="仿宋" w:hint="eastAsia"/>
            <w:sz w:val="24"/>
            <w:szCs w:val="24"/>
          </w:rPr>
          <w:delText>结构纵深复杂且</w:delText>
        </w:r>
        <w:r w:rsidR="00C25396" w:rsidDel="00015BC2">
          <w:rPr>
            <w:rFonts w:ascii="仿宋" w:eastAsia="仿宋" w:hAnsi="仿宋" w:hint="eastAsia"/>
            <w:sz w:val="24"/>
            <w:szCs w:val="24"/>
          </w:rPr>
          <w:delText>信息密集度高，</w:delText>
        </w:r>
      </w:del>
      <w:ins w:id="721" w:author="NTKO" w:date="2022-04-23T21:02:00Z">
        <w:del w:id="722" w:author="张 杰" w:date="2022-04-24T21:54:00Z">
          <w:r w:rsidR="005E783E" w:rsidDel="00015BC2">
            <w:rPr>
              <w:rFonts w:ascii="仿宋" w:eastAsia="仿宋" w:hAnsi="仿宋" w:hint="eastAsia"/>
              <w:sz w:val="24"/>
              <w:szCs w:val="24"/>
            </w:rPr>
            <w:delText>往往</w:delText>
          </w:r>
        </w:del>
      </w:ins>
      <w:del w:id="723" w:author="张 杰" w:date="2022-04-24T21:54:00Z">
        <w:r w:rsidR="00697C03" w:rsidDel="00015BC2">
          <w:rPr>
            <w:rFonts w:ascii="仿宋" w:eastAsia="仿宋" w:hAnsi="仿宋" w:hint="eastAsia"/>
            <w:sz w:val="24"/>
            <w:szCs w:val="24"/>
          </w:rPr>
          <w:delText>需要专业的导游进行</w:delText>
        </w:r>
        <w:r w:rsidR="00B66FD2" w:rsidDel="00015BC2">
          <w:rPr>
            <w:rFonts w:ascii="仿宋" w:eastAsia="仿宋" w:hAnsi="仿宋" w:hint="eastAsia"/>
            <w:sz w:val="24"/>
            <w:szCs w:val="24"/>
          </w:rPr>
          <w:delText>引领</w:delText>
        </w:r>
        <w:r w:rsidR="00FD685F" w:rsidDel="00015BC2">
          <w:rPr>
            <w:rFonts w:ascii="仿宋" w:eastAsia="仿宋" w:hAnsi="仿宋" w:hint="eastAsia"/>
            <w:sz w:val="24"/>
            <w:szCs w:val="24"/>
          </w:rPr>
          <w:delText>与讲解</w:delText>
        </w:r>
        <w:r w:rsidR="00697C03" w:rsidDel="00015BC2">
          <w:rPr>
            <w:rFonts w:ascii="仿宋" w:eastAsia="仿宋" w:hAnsi="仿宋" w:hint="eastAsia"/>
            <w:sz w:val="24"/>
            <w:szCs w:val="24"/>
          </w:rPr>
          <w:delText>，</w:delText>
        </w:r>
      </w:del>
      <w:ins w:id="724" w:author="NTKO" w:date="2022-04-23T21:02:00Z">
        <w:del w:id="725" w:author="张 杰" w:date="2022-04-24T21:54:00Z">
          <w:r w:rsidR="005E783E" w:rsidDel="00015BC2">
            <w:rPr>
              <w:rFonts w:ascii="仿宋" w:eastAsia="仿宋" w:hAnsi="仿宋" w:hint="eastAsia"/>
              <w:sz w:val="24"/>
              <w:szCs w:val="24"/>
            </w:rPr>
            <w:delText>但是导游仅能进行文字性描述，</w:delText>
          </w:r>
        </w:del>
      </w:ins>
      <w:ins w:id="726" w:author="NTKO" w:date="2022-04-23T21:03:00Z">
        <w:del w:id="727" w:author="张 杰" w:date="2022-04-24T21:54:00Z">
          <w:r w:rsidR="005E783E" w:rsidDel="00015BC2">
            <w:rPr>
              <w:rFonts w:ascii="仿宋" w:eastAsia="仿宋" w:hAnsi="仿宋" w:hint="eastAsia"/>
              <w:sz w:val="24"/>
              <w:szCs w:val="24"/>
            </w:rPr>
            <w:delText>而不能进行视觉再现</w:delText>
          </w:r>
        </w:del>
      </w:ins>
      <w:del w:id="728" w:author="张 杰" w:date="2022-04-24T21:54:00Z">
        <w:r w:rsidR="001369B4" w:rsidDel="00015BC2">
          <w:rPr>
            <w:rFonts w:ascii="仿宋" w:eastAsia="仿宋" w:hAnsi="仿宋" w:hint="eastAsia"/>
            <w:sz w:val="24"/>
            <w:szCs w:val="24"/>
          </w:rPr>
          <w:delText>而其效果受限于现场的环境会大打折扣</w:delText>
        </w:r>
        <w:r w:rsidR="00FD685F" w:rsidDel="00015BC2">
          <w:rPr>
            <w:rFonts w:ascii="仿宋" w:eastAsia="仿宋" w:hAnsi="仿宋" w:hint="eastAsia"/>
            <w:sz w:val="24"/>
            <w:szCs w:val="24"/>
          </w:rPr>
          <w:delText>。</w:delText>
        </w:r>
        <w:r w:rsidR="001369B4" w:rsidDel="00015BC2">
          <w:rPr>
            <w:rFonts w:ascii="仿宋" w:eastAsia="仿宋" w:hAnsi="仿宋" w:hint="eastAsia"/>
            <w:sz w:val="24"/>
            <w:szCs w:val="24"/>
          </w:rPr>
          <w:delText>为此，</w:delText>
        </w:r>
      </w:del>
      <w:ins w:id="729" w:author="NTKO" w:date="2022-04-23T21:03:00Z">
        <w:del w:id="730" w:author="张 杰" w:date="2022-04-24T21:54:00Z">
          <w:r w:rsidR="005E783E" w:rsidDel="00015BC2">
            <w:rPr>
              <w:rFonts w:ascii="仿宋" w:eastAsia="仿宋" w:hAnsi="仿宋" w:hint="eastAsia"/>
              <w:sz w:val="24"/>
              <w:szCs w:val="24"/>
            </w:rPr>
            <w:delText>基于二维码进行个性化声</w:delText>
          </w:r>
        </w:del>
      </w:ins>
      <w:ins w:id="731" w:author="NTKO" w:date="2022-04-23T21:04:00Z">
        <w:del w:id="732" w:author="张 杰" w:date="2022-04-24T21:54:00Z">
          <w:r w:rsidR="005E783E" w:rsidDel="00015BC2">
            <w:rPr>
              <w:rFonts w:ascii="仿宋" w:eastAsia="仿宋" w:hAnsi="仿宋" w:hint="eastAsia"/>
              <w:sz w:val="24"/>
              <w:szCs w:val="24"/>
            </w:rPr>
            <w:delText>视觉呈现，可以有效提升游客的旅游体验。</w:delText>
          </w:r>
        </w:del>
      </w:ins>
      <w:del w:id="733" w:author="张 杰" w:date="2022-04-24T21:54:00Z">
        <w:r w:rsidR="001369B4" w:rsidDel="00015BC2">
          <w:rPr>
            <w:rFonts w:ascii="仿宋" w:eastAsia="仿宋" w:hAnsi="仿宋" w:hint="eastAsia"/>
            <w:sz w:val="24"/>
            <w:szCs w:val="24"/>
          </w:rPr>
          <w:delText>在每个展品周围附上其专属二维码，用户可在有网络的环境下自由地选择了解他们感兴趣的展品。</w:delText>
        </w:r>
        <w:r w:rsidR="00697C03" w:rsidDel="00015BC2">
          <w:rPr>
            <w:rFonts w:ascii="仿宋" w:eastAsia="仿宋" w:hAnsi="仿宋" w:hint="eastAsia"/>
            <w:sz w:val="24"/>
            <w:szCs w:val="24"/>
          </w:rPr>
          <w:delText>基于二维码技术，以移动网络为载体设计一个展品介绍系统具有重要的意义</w:delText>
        </w:r>
        <w:r w:rsidR="00A54014" w:rsidDel="00015BC2">
          <w:rPr>
            <w:rFonts w:ascii="仿宋" w:eastAsia="仿宋" w:hAnsi="仿宋" w:hint="eastAsia"/>
            <w:sz w:val="24"/>
            <w:szCs w:val="24"/>
          </w:rPr>
          <w:delText>。</w:delText>
        </w:r>
      </w:del>
    </w:p>
    <w:p w14:paraId="5E41A5FC" w14:textId="41AEDAA1" w:rsidR="00A54014" w:rsidDel="00015BC2" w:rsidRDefault="00A54014" w:rsidP="006E0B0A">
      <w:pPr>
        <w:spacing w:line="300" w:lineRule="auto"/>
        <w:ind w:firstLineChars="200" w:firstLine="480"/>
        <w:rPr>
          <w:del w:id="734" w:author="张 杰" w:date="2022-04-24T21:54:00Z"/>
          <w:rFonts w:ascii="仿宋" w:eastAsia="仿宋" w:hAnsi="仿宋"/>
          <w:sz w:val="24"/>
          <w:szCs w:val="24"/>
        </w:rPr>
      </w:pPr>
      <w:commentRangeStart w:id="735"/>
      <w:del w:id="736" w:author="张 杰" w:date="2022-04-24T21:54:00Z">
        <w:r w:rsidDel="00015BC2">
          <w:rPr>
            <w:rFonts w:ascii="仿宋" w:eastAsia="仿宋" w:hAnsi="仿宋" w:hint="eastAsia"/>
            <w:sz w:val="24"/>
            <w:szCs w:val="24"/>
          </w:rPr>
          <w:delText>伴随</w:delText>
        </w:r>
        <w:r w:rsidR="00E17EE0" w:rsidDel="00015BC2">
          <w:rPr>
            <w:rFonts w:ascii="仿宋" w:eastAsia="仿宋" w:hAnsi="仿宋" w:hint="eastAsia"/>
            <w:sz w:val="24"/>
            <w:szCs w:val="24"/>
          </w:rPr>
          <w:delText>互联网发</w:delText>
        </w:r>
        <w:commentRangeEnd w:id="735"/>
        <w:r w:rsidR="005E783E" w:rsidDel="00015BC2">
          <w:rPr>
            <w:rStyle w:val="ad"/>
          </w:rPr>
          <w:commentReference w:id="735"/>
        </w:r>
        <w:r w:rsidR="00E17EE0" w:rsidDel="00015BC2">
          <w:rPr>
            <w:rFonts w:ascii="仿宋" w:eastAsia="仿宋" w:hAnsi="仿宋" w:hint="eastAsia"/>
            <w:sz w:val="24"/>
            <w:szCs w:val="24"/>
          </w:rPr>
          <w:delText>展</w:delText>
        </w:r>
        <w:r w:rsidDel="00015BC2">
          <w:rPr>
            <w:rFonts w:ascii="仿宋" w:eastAsia="仿宋" w:hAnsi="仿宋" w:hint="eastAsia"/>
            <w:sz w:val="24"/>
            <w:szCs w:val="24"/>
          </w:rPr>
          <w:delText>一道出现的是新媒体，</w:delText>
        </w:r>
        <w:r w:rsidR="001369B4" w:rsidDel="00015BC2">
          <w:rPr>
            <w:rFonts w:ascii="仿宋" w:eastAsia="仿宋" w:hAnsi="仿宋"/>
            <w:sz w:val="24"/>
            <w:szCs w:val="24"/>
          </w:rPr>
          <w:delText xml:space="preserve"> </w:delText>
        </w:r>
        <w:r w:rsidDel="00015BC2">
          <w:rPr>
            <w:rFonts w:ascii="仿宋" w:eastAsia="仿宋" w:hAnsi="仿宋" w:hint="eastAsia"/>
            <w:sz w:val="24"/>
            <w:szCs w:val="24"/>
          </w:rPr>
          <w:delText>展品介绍系统也部分承担了这样的职责，为人们提供多姿多彩的知识服务</w:delText>
        </w:r>
        <w:r w:rsidR="00101F87" w:rsidDel="00015BC2">
          <w:rPr>
            <w:rFonts w:ascii="仿宋" w:eastAsia="仿宋" w:hAnsi="仿宋" w:hint="eastAsia"/>
            <w:sz w:val="24"/>
            <w:szCs w:val="24"/>
          </w:rPr>
          <w:delText>，这对于丰富他们的闲暇时光并且提高精神素养具有积极影响。然而，设计这一系统存在诸多挑战与未知的风险，</w:delText>
        </w:r>
        <w:r w:rsidR="00E17EE0" w:rsidDel="00015BC2">
          <w:rPr>
            <w:rFonts w:ascii="仿宋" w:eastAsia="仿宋" w:hAnsi="仿宋" w:hint="eastAsia"/>
            <w:sz w:val="24"/>
            <w:szCs w:val="24"/>
          </w:rPr>
          <w:delText>设计者和工程师需要解决性能问题</w:delText>
        </w:r>
        <w:r w:rsidR="00101F87" w:rsidDel="00015BC2">
          <w:rPr>
            <w:rFonts w:ascii="仿宋" w:eastAsia="仿宋" w:hAnsi="仿宋" w:hint="eastAsia"/>
            <w:sz w:val="24"/>
            <w:szCs w:val="24"/>
          </w:rPr>
          <w:delText>，</w:delText>
        </w:r>
        <w:r w:rsidR="00AA1FE5" w:rsidDel="00015BC2">
          <w:rPr>
            <w:rFonts w:ascii="仿宋" w:eastAsia="仿宋" w:hAnsi="仿宋" w:hint="eastAsia"/>
            <w:sz w:val="24"/>
            <w:szCs w:val="24"/>
          </w:rPr>
          <w:delText>研究表明当</w:delText>
        </w:r>
        <w:r w:rsidR="005B2DF1" w:rsidDel="00015BC2">
          <w:rPr>
            <w:rFonts w:ascii="仿宋" w:eastAsia="仿宋" w:hAnsi="仿宋" w:hint="eastAsia"/>
            <w:sz w:val="24"/>
            <w:szCs w:val="24"/>
          </w:rPr>
          <w:delText>有一群人</w:delText>
        </w:r>
        <w:r w:rsidR="00AA1FE5" w:rsidDel="00015BC2">
          <w:rPr>
            <w:rFonts w:ascii="仿宋" w:eastAsia="仿宋" w:hAnsi="仿宋" w:hint="eastAsia"/>
            <w:sz w:val="24"/>
            <w:szCs w:val="24"/>
          </w:rPr>
          <w:delText>在</w:delText>
        </w:r>
        <w:r w:rsidR="00101F87" w:rsidDel="00015BC2">
          <w:rPr>
            <w:rFonts w:ascii="仿宋" w:eastAsia="仿宋" w:hAnsi="仿宋" w:hint="eastAsia"/>
            <w:sz w:val="24"/>
            <w:szCs w:val="24"/>
          </w:rPr>
          <w:delText>狭小</w:delText>
        </w:r>
        <w:r w:rsidR="00AA1FE5" w:rsidDel="00015BC2">
          <w:rPr>
            <w:rFonts w:ascii="仿宋" w:eastAsia="仿宋" w:hAnsi="仿宋" w:hint="eastAsia"/>
            <w:sz w:val="24"/>
            <w:szCs w:val="24"/>
          </w:rPr>
          <w:delText>密闭</w:delText>
        </w:r>
        <w:r w:rsidR="00101F87" w:rsidDel="00015BC2">
          <w:rPr>
            <w:rFonts w:ascii="仿宋" w:eastAsia="仿宋" w:hAnsi="仿宋" w:hint="eastAsia"/>
            <w:sz w:val="24"/>
            <w:szCs w:val="24"/>
          </w:rPr>
          <w:delText>的环境中</w:delText>
        </w:r>
        <w:r w:rsidR="005B2DF1" w:rsidDel="00015BC2">
          <w:rPr>
            <w:rFonts w:ascii="仿宋" w:eastAsia="仿宋" w:hAnsi="仿宋" w:hint="eastAsia"/>
            <w:sz w:val="24"/>
            <w:szCs w:val="24"/>
          </w:rPr>
          <w:delText>使用手机时</w:delText>
        </w:r>
        <w:r w:rsidR="00101F87" w:rsidDel="00015BC2">
          <w:rPr>
            <w:rFonts w:ascii="仿宋" w:eastAsia="仿宋" w:hAnsi="仿宋" w:hint="eastAsia"/>
            <w:sz w:val="24"/>
            <w:szCs w:val="24"/>
          </w:rPr>
          <w:delText>，</w:delText>
        </w:r>
        <w:r w:rsidR="00947A42" w:rsidDel="00015BC2">
          <w:rPr>
            <w:rFonts w:ascii="仿宋" w:eastAsia="仿宋" w:hAnsi="仿宋" w:hint="eastAsia"/>
            <w:sz w:val="24"/>
            <w:szCs w:val="24"/>
          </w:rPr>
          <w:delText>网络</w:delText>
        </w:r>
        <w:r w:rsidR="00101F87" w:rsidDel="00015BC2">
          <w:rPr>
            <w:rFonts w:ascii="仿宋" w:eastAsia="仿宋" w:hAnsi="仿宋" w:hint="eastAsia"/>
            <w:sz w:val="24"/>
            <w:szCs w:val="24"/>
          </w:rPr>
          <w:delText>信号会比平时弱许多，这是因为基站的频段所能容纳的数量是有限的</w:delText>
        </w:r>
        <w:r w:rsidR="002D32EB" w:rsidDel="00015BC2">
          <w:rPr>
            <w:rFonts w:ascii="仿宋" w:eastAsia="仿宋" w:hAnsi="仿宋" w:hint="eastAsia"/>
            <w:sz w:val="24"/>
            <w:szCs w:val="24"/>
          </w:rPr>
          <w:delText>。</w:delText>
        </w:r>
        <w:r w:rsidR="009F17E3" w:rsidDel="00015BC2">
          <w:rPr>
            <w:rFonts w:ascii="仿宋" w:eastAsia="仿宋" w:hAnsi="仿宋" w:hint="eastAsia"/>
            <w:sz w:val="24"/>
            <w:szCs w:val="24"/>
          </w:rPr>
          <w:delText>在一个</w:delText>
        </w:r>
        <w:r w:rsidR="00ED5BAA" w:rsidDel="00015BC2">
          <w:rPr>
            <w:rFonts w:ascii="仿宋" w:eastAsia="仿宋" w:hAnsi="仿宋" w:hint="eastAsia"/>
            <w:sz w:val="24"/>
            <w:szCs w:val="24"/>
          </w:rPr>
          <w:delText>展厅或</w:delText>
        </w:r>
        <w:r w:rsidR="009F17E3" w:rsidDel="00015BC2">
          <w:rPr>
            <w:rFonts w:ascii="仿宋" w:eastAsia="仿宋" w:hAnsi="仿宋" w:hint="eastAsia"/>
            <w:sz w:val="24"/>
            <w:szCs w:val="24"/>
          </w:rPr>
          <w:delText>博物馆</w:delText>
        </w:r>
        <w:r w:rsidR="00101F87" w:rsidDel="00015BC2">
          <w:rPr>
            <w:rFonts w:ascii="仿宋" w:eastAsia="仿宋" w:hAnsi="仿宋" w:hint="eastAsia"/>
            <w:sz w:val="24"/>
            <w:szCs w:val="24"/>
          </w:rPr>
          <w:delText>这样一个</w:delText>
        </w:r>
        <w:r w:rsidR="00340137" w:rsidDel="00015BC2">
          <w:rPr>
            <w:rFonts w:ascii="仿宋" w:eastAsia="仿宋" w:hAnsi="仿宋" w:hint="eastAsia"/>
            <w:sz w:val="24"/>
            <w:szCs w:val="24"/>
          </w:rPr>
          <w:delText>处于</w:delText>
        </w:r>
        <w:r w:rsidR="00101F87" w:rsidDel="00015BC2">
          <w:rPr>
            <w:rFonts w:ascii="仿宋" w:eastAsia="仿宋" w:hAnsi="仿宋" w:hint="eastAsia"/>
            <w:sz w:val="24"/>
            <w:szCs w:val="24"/>
          </w:rPr>
          <w:delText>弱网通信的环境中，</w:delText>
        </w:r>
        <w:r w:rsidR="00FD685F" w:rsidDel="00015BC2">
          <w:rPr>
            <w:rFonts w:ascii="仿宋" w:eastAsia="仿宋" w:hAnsi="仿宋" w:hint="eastAsia"/>
            <w:sz w:val="24"/>
            <w:szCs w:val="24"/>
          </w:rPr>
          <w:delText>游客扫了</w:delText>
        </w:r>
        <w:r w:rsidR="00E17EE0" w:rsidDel="00015BC2">
          <w:rPr>
            <w:rFonts w:ascii="仿宋" w:eastAsia="仿宋" w:hAnsi="仿宋" w:hint="eastAsia"/>
            <w:sz w:val="24"/>
            <w:szCs w:val="24"/>
          </w:rPr>
          <w:delText>某展品厅</w:delText>
        </w:r>
        <w:r w:rsidR="00FD685F" w:rsidDel="00015BC2">
          <w:rPr>
            <w:rFonts w:ascii="仿宋" w:eastAsia="仿宋" w:hAnsi="仿宋" w:hint="eastAsia"/>
            <w:sz w:val="24"/>
            <w:szCs w:val="24"/>
          </w:rPr>
          <w:delText>的二维码却长时间</w:delText>
        </w:r>
        <w:r w:rsidR="00A05796" w:rsidDel="00015BC2">
          <w:rPr>
            <w:rFonts w:ascii="仿宋" w:eastAsia="仿宋" w:hAnsi="仿宋" w:hint="eastAsia"/>
            <w:sz w:val="24"/>
            <w:szCs w:val="24"/>
          </w:rPr>
          <w:delText>刷新</w:delText>
        </w:r>
        <w:r w:rsidR="00FD685F" w:rsidDel="00015BC2">
          <w:rPr>
            <w:rFonts w:ascii="仿宋" w:eastAsia="仿宋" w:hAnsi="仿宋" w:hint="eastAsia"/>
            <w:sz w:val="24"/>
            <w:szCs w:val="24"/>
          </w:rPr>
          <w:delText>不出来有用的信息，很可能会</w:delText>
        </w:r>
        <w:r w:rsidR="00904566" w:rsidDel="00015BC2">
          <w:rPr>
            <w:rFonts w:ascii="仿宋" w:eastAsia="仿宋" w:hAnsi="仿宋" w:hint="eastAsia"/>
            <w:sz w:val="24"/>
            <w:szCs w:val="24"/>
          </w:rPr>
          <w:delText>尝试</w:delText>
        </w:r>
        <w:r w:rsidR="00FD685F" w:rsidDel="00015BC2">
          <w:rPr>
            <w:rFonts w:ascii="仿宋" w:eastAsia="仿宋" w:hAnsi="仿宋" w:hint="eastAsia"/>
            <w:sz w:val="24"/>
            <w:szCs w:val="24"/>
          </w:rPr>
          <w:delText>多次</w:delText>
        </w:r>
        <w:r w:rsidR="005149A3" w:rsidDel="00015BC2">
          <w:rPr>
            <w:rFonts w:ascii="仿宋" w:eastAsia="仿宋" w:hAnsi="仿宋" w:hint="eastAsia"/>
            <w:sz w:val="24"/>
            <w:szCs w:val="24"/>
          </w:rPr>
          <w:delText>重复操作</w:delText>
        </w:r>
        <w:r w:rsidR="00FD685F" w:rsidDel="00015BC2">
          <w:rPr>
            <w:rFonts w:ascii="仿宋" w:eastAsia="仿宋" w:hAnsi="仿宋" w:hint="eastAsia"/>
            <w:sz w:val="24"/>
            <w:szCs w:val="24"/>
          </w:rPr>
          <w:delText>，</w:delText>
        </w:r>
        <w:r w:rsidR="004A60BF" w:rsidDel="00015BC2">
          <w:rPr>
            <w:rFonts w:ascii="仿宋" w:eastAsia="仿宋" w:hAnsi="仿宋" w:hint="eastAsia"/>
            <w:sz w:val="24"/>
            <w:szCs w:val="24"/>
          </w:rPr>
          <w:delText>这无疑提高了服务器的压力负载</w:delText>
        </w:r>
        <w:r w:rsidR="00FD685F" w:rsidDel="00015BC2">
          <w:rPr>
            <w:rFonts w:ascii="仿宋" w:eastAsia="仿宋" w:hAnsi="仿宋" w:hint="eastAsia"/>
            <w:sz w:val="24"/>
            <w:szCs w:val="24"/>
          </w:rPr>
          <w:delText>，我们既要保证多次请求的幂等性，还要保证高可用性。为此，以用户体验为出发点，</w:delText>
        </w:r>
        <w:r w:rsidR="00857CC1" w:rsidDel="00015BC2">
          <w:rPr>
            <w:rFonts w:ascii="仿宋" w:eastAsia="仿宋" w:hAnsi="仿宋" w:hint="eastAsia"/>
            <w:sz w:val="24"/>
            <w:szCs w:val="24"/>
          </w:rPr>
          <w:delText>如何</w:delText>
        </w:r>
        <w:r w:rsidR="00E17EE0" w:rsidDel="00015BC2">
          <w:rPr>
            <w:rFonts w:ascii="仿宋" w:eastAsia="仿宋" w:hAnsi="仿宋" w:hint="eastAsia"/>
            <w:sz w:val="24"/>
            <w:szCs w:val="24"/>
          </w:rPr>
          <w:delText>为这样的场景</w:delText>
        </w:r>
        <w:r w:rsidR="000330E6" w:rsidDel="00015BC2">
          <w:rPr>
            <w:rFonts w:ascii="仿宋" w:eastAsia="仿宋" w:hAnsi="仿宋" w:hint="eastAsia"/>
            <w:sz w:val="24"/>
            <w:szCs w:val="24"/>
          </w:rPr>
          <w:delText>设计一个符合人体工程学的人机交互的系统已经成为当下一个重要的问题</w:delText>
        </w:r>
        <w:r w:rsidR="006760F4" w:rsidDel="00015BC2">
          <w:rPr>
            <w:rFonts w:ascii="仿宋" w:eastAsia="仿宋" w:hAnsi="仿宋" w:hint="eastAsia"/>
            <w:sz w:val="24"/>
            <w:szCs w:val="24"/>
          </w:rPr>
          <w:delText>。</w:delText>
        </w:r>
      </w:del>
    </w:p>
    <w:p w14:paraId="05EEAFFE" w14:textId="5BFC0591" w:rsidR="00C0722D" w:rsidRPr="002E7431" w:rsidRDefault="00C0722D" w:rsidP="002E7431">
      <w:pPr>
        <w:spacing w:line="300" w:lineRule="auto"/>
        <w:rPr>
          <w:rFonts w:ascii="仿宋" w:eastAsia="仿宋" w:hAnsi="仿宋" w:hint="eastAsia"/>
          <w:sz w:val="24"/>
          <w:szCs w:val="24"/>
        </w:rPr>
        <w:pPrChange w:id="737" w:author="张 杰" w:date="2022-04-24T22:20:00Z">
          <w:pPr>
            <w:spacing w:line="300" w:lineRule="auto"/>
          </w:pPr>
        </w:pPrChange>
      </w:pPr>
    </w:p>
    <w:p w14:paraId="0925CFEB" w14:textId="0AA60F04" w:rsidR="00550826" w:rsidRPr="006218D5" w:rsidRDefault="005A3DF8" w:rsidP="006218D5">
      <w:pPr>
        <w:pStyle w:val="2"/>
        <w:rPr>
          <w:rFonts w:ascii="黑体" w:eastAsia="黑体" w:hAnsi="黑体"/>
          <w:sz w:val="24"/>
          <w:szCs w:val="24"/>
        </w:rPr>
      </w:pPr>
      <w:bookmarkStart w:id="738" w:name="_Toc101730423"/>
      <w:r w:rsidRPr="006218D5">
        <w:rPr>
          <w:rFonts w:ascii="Times New Roman" w:eastAsia="黑体" w:hAnsi="Times New Roman" w:cs="Times New Roman"/>
          <w:sz w:val="24"/>
          <w:szCs w:val="24"/>
        </w:rPr>
        <w:t>1.2</w:t>
      </w:r>
      <w:r w:rsidRPr="006218D5">
        <w:rPr>
          <w:rFonts w:ascii="黑体" w:eastAsia="黑体" w:hAnsi="黑体" w:cs="Times New Roman"/>
          <w:sz w:val="24"/>
          <w:szCs w:val="24"/>
        </w:rPr>
        <w:t xml:space="preserve"> </w:t>
      </w:r>
      <w:commentRangeStart w:id="739"/>
      <w:r w:rsidRPr="006218D5">
        <w:rPr>
          <w:rFonts w:ascii="黑体" w:eastAsia="黑体" w:hAnsi="黑体" w:hint="eastAsia"/>
          <w:sz w:val="24"/>
          <w:szCs w:val="24"/>
        </w:rPr>
        <w:t>研究现状</w:t>
      </w:r>
      <w:commentRangeEnd w:id="739"/>
      <w:r w:rsidR="00CD7D98" w:rsidRPr="006218D5">
        <w:rPr>
          <w:rStyle w:val="ad"/>
          <w:rFonts w:ascii="黑体" w:eastAsia="黑体" w:hAnsi="黑体"/>
          <w:b w:val="0"/>
          <w:bCs w:val="0"/>
          <w:sz w:val="24"/>
          <w:szCs w:val="24"/>
        </w:rPr>
        <w:commentReference w:id="739"/>
      </w:r>
      <w:bookmarkEnd w:id="738"/>
    </w:p>
    <w:p w14:paraId="3C5ABC7A" w14:textId="208402BE" w:rsidR="005E6458" w:rsidRDefault="005E6458" w:rsidP="005E6458">
      <w:pPr>
        <w:spacing w:line="300" w:lineRule="auto"/>
        <w:ind w:firstLineChars="200" w:firstLine="480"/>
        <w:rPr>
          <w:rFonts w:ascii="仿宋" w:eastAsia="仿宋" w:hAnsi="仿宋"/>
          <w:sz w:val="24"/>
          <w:szCs w:val="24"/>
        </w:rPr>
      </w:pPr>
      <w:r>
        <w:rPr>
          <w:rFonts w:ascii="仿宋" w:eastAsia="仿宋" w:hAnsi="仿宋" w:hint="eastAsia"/>
          <w:sz w:val="24"/>
          <w:szCs w:val="24"/>
        </w:rPr>
        <w:t>上个世纪末到本世纪初，一维条码是用来标识物体的最佳手段，然而，这种条码能够承载的信息不多，而且受限于特别的设备。随着互联网浪潮的到来，人们对条码的能力提出了更高的要求，迫切地寻找能满足大容量和高精度的条码表达，在这种渴求和</w:t>
      </w:r>
      <w:r w:rsidR="001020D9">
        <w:rPr>
          <w:rFonts w:ascii="仿宋" w:eastAsia="仿宋" w:hAnsi="仿宋" w:hint="eastAsia"/>
          <w:sz w:val="24"/>
          <w:szCs w:val="24"/>
        </w:rPr>
        <w:t>编码</w:t>
      </w:r>
      <w:r>
        <w:rPr>
          <w:rFonts w:ascii="仿宋" w:eastAsia="仿宋" w:hAnsi="仿宋" w:hint="eastAsia"/>
          <w:sz w:val="24"/>
          <w:szCs w:val="24"/>
        </w:rPr>
        <w:t>技术的推动之下，</w:t>
      </w:r>
      <w:r w:rsidR="003B2A74" w:rsidRPr="003B2A74">
        <w:rPr>
          <w:rFonts w:ascii="Times New Roman" w:eastAsia="仿宋" w:hAnsi="Times New Roman" w:cs="Times New Roman"/>
          <w:sz w:val="24"/>
          <w:szCs w:val="24"/>
        </w:rPr>
        <w:t>Interface Mechanisms</w:t>
      </w:r>
      <w:r w:rsidR="003B2A74">
        <w:rPr>
          <w:rFonts w:ascii="仿宋" w:eastAsia="仿宋" w:hAnsi="仿宋" w:hint="eastAsia"/>
          <w:sz w:val="24"/>
          <w:szCs w:val="24"/>
        </w:rPr>
        <w:t>于</w:t>
      </w:r>
      <w:r w:rsidR="003B2A74" w:rsidRPr="003B2A74">
        <w:rPr>
          <w:rFonts w:ascii="Times New Roman" w:eastAsia="仿宋" w:hAnsi="Times New Roman" w:cs="Times New Roman"/>
          <w:sz w:val="24"/>
          <w:szCs w:val="24"/>
        </w:rPr>
        <w:t>1970</w:t>
      </w:r>
      <w:r w:rsidR="003B2A74">
        <w:rPr>
          <w:rFonts w:ascii="仿宋" w:eastAsia="仿宋" w:hAnsi="仿宋" w:hint="eastAsia"/>
          <w:sz w:val="24"/>
          <w:szCs w:val="24"/>
        </w:rPr>
        <w:t>年发明了二维码</w:t>
      </w:r>
      <w:r>
        <w:rPr>
          <w:rFonts w:ascii="仿宋" w:eastAsia="仿宋" w:hAnsi="仿宋" w:hint="eastAsia"/>
          <w:sz w:val="24"/>
          <w:szCs w:val="24"/>
        </w:rPr>
        <w:t>。</w:t>
      </w:r>
    </w:p>
    <w:p w14:paraId="537EFC96" w14:textId="47601C26" w:rsidR="002E62D9" w:rsidRPr="002E62D9" w:rsidRDefault="002E62D9" w:rsidP="005E6458">
      <w:pPr>
        <w:spacing w:line="300" w:lineRule="auto"/>
        <w:ind w:firstLineChars="200" w:firstLine="480"/>
        <w:rPr>
          <w:rFonts w:ascii="仿宋" w:eastAsia="仿宋" w:hAnsi="仿宋" w:cs="Times New Roman"/>
          <w:sz w:val="24"/>
          <w:szCs w:val="24"/>
        </w:rPr>
      </w:pPr>
      <w:r w:rsidRPr="004E7236">
        <w:rPr>
          <w:rFonts w:ascii="Times New Roman" w:hAnsi="Times New Roman" w:cs="Times New Roman"/>
          <w:color w:val="000000"/>
          <w:sz w:val="24"/>
          <w:szCs w:val="24"/>
          <w:shd w:val="clear" w:color="auto" w:fill="FAFAFA"/>
        </w:rPr>
        <w:t>Wahsheh</w:t>
      </w:r>
      <w:r>
        <w:rPr>
          <w:rFonts w:ascii="仿宋" w:eastAsia="仿宋" w:hAnsi="仿宋" w:cs="Times New Roman" w:hint="eastAsia"/>
          <w:color w:val="000000"/>
          <w:sz w:val="24"/>
          <w:szCs w:val="24"/>
          <w:shd w:val="clear" w:color="auto" w:fill="FAFAFA"/>
        </w:rPr>
        <w:t>和</w:t>
      </w:r>
      <w:r w:rsidRPr="004E7236">
        <w:rPr>
          <w:rFonts w:ascii="Times New Roman" w:hAnsi="Times New Roman" w:cs="Times New Roman"/>
          <w:color w:val="000000"/>
          <w:sz w:val="24"/>
          <w:szCs w:val="24"/>
          <w:shd w:val="clear" w:color="auto" w:fill="FAFAFA"/>
        </w:rPr>
        <w:t>Bani-Hani</w:t>
      </w:r>
      <w:r w:rsidR="00DA4C68">
        <w:rPr>
          <w:rFonts w:ascii="仿宋" w:eastAsia="仿宋" w:hAnsi="仿宋" w:cs="Times New Roman" w:hint="eastAsia"/>
          <w:color w:val="000000"/>
          <w:sz w:val="24"/>
          <w:szCs w:val="24"/>
          <w:shd w:val="clear" w:color="auto" w:fill="FAFAFA"/>
        </w:rPr>
        <w:t>等发表的</w:t>
      </w:r>
      <w:r w:rsidR="009174DE" w:rsidRPr="009174DE">
        <w:rPr>
          <w:rFonts w:ascii="Times New Roman" w:eastAsia="仿宋" w:hAnsi="Times New Roman" w:cs="Times New Roman"/>
          <w:color w:val="000000"/>
          <w:sz w:val="24"/>
          <w:szCs w:val="24"/>
          <w:shd w:val="clear" w:color="auto" w:fill="FAFAFA"/>
        </w:rPr>
        <w:t>Secure QR Code syste</w:t>
      </w:r>
      <w:r w:rsidR="004A3399">
        <w:rPr>
          <w:rFonts w:ascii="Times New Roman" w:eastAsia="仿宋" w:hAnsi="Times New Roman" w:cs="Times New Roman" w:hint="eastAsia"/>
          <w:color w:val="000000"/>
          <w:sz w:val="24"/>
          <w:szCs w:val="24"/>
          <w:shd w:val="clear" w:color="auto" w:fill="FAFAFA"/>
        </w:rPr>
        <w:t>m</w:t>
      </w:r>
      <w:r w:rsidR="004A3399" w:rsidRPr="004A3399">
        <w:rPr>
          <w:rFonts w:ascii="Times New Roman" w:eastAsia="仿宋" w:hAnsi="Times New Roman" w:cs="Times New Roman"/>
          <w:color w:val="000000"/>
          <w:sz w:val="24"/>
          <w:szCs w:val="24"/>
          <w:shd w:val="clear" w:color="auto" w:fill="FAFAFA"/>
          <w:vertAlign w:val="superscript"/>
        </w:rPr>
        <w:fldChar w:fldCharType="begin"/>
      </w:r>
      <w:r w:rsidR="004A3399" w:rsidRPr="004A3399">
        <w:rPr>
          <w:rFonts w:ascii="Times New Roman" w:eastAsia="仿宋" w:hAnsi="Times New Roman" w:cs="Times New Roman"/>
          <w:color w:val="000000"/>
          <w:sz w:val="24"/>
          <w:szCs w:val="24"/>
          <w:shd w:val="clear" w:color="auto" w:fill="FAFAFA"/>
          <w:vertAlign w:val="superscript"/>
        </w:rPr>
        <w:instrText xml:space="preserve"> </w:instrText>
      </w:r>
      <w:r w:rsidR="004A3399" w:rsidRPr="004A3399">
        <w:rPr>
          <w:rFonts w:ascii="Times New Roman" w:eastAsia="仿宋" w:hAnsi="Times New Roman" w:cs="Times New Roman" w:hint="eastAsia"/>
          <w:color w:val="000000"/>
          <w:sz w:val="24"/>
          <w:szCs w:val="24"/>
          <w:shd w:val="clear" w:color="auto" w:fill="FAFAFA"/>
          <w:vertAlign w:val="superscript"/>
        </w:rPr>
        <w:instrText>REF _Ref100155626 \r \h</w:instrText>
      </w:r>
      <w:r w:rsidR="004A3399" w:rsidRPr="004A3399">
        <w:rPr>
          <w:rFonts w:ascii="Times New Roman" w:eastAsia="仿宋" w:hAnsi="Times New Roman" w:cs="Times New Roman"/>
          <w:color w:val="000000"/>
          <w:sz w:val="24"/>
          <w:szCs w:val="24"/>
          <w:shd w:val="clear" w:color="auto" w:fill="FAFAFA"/>
          <w:vertAlign w:val="superscript"/>
        </w:rPr>
        <w:instrText xml:space="preserve"> </w:instrText>
      </w:r>
      <w:r w:rsidR="004A3399">
        <w:rPr>
          <w:rFonts w:ascii="Times New Roman" w:eastAsia="仿宋" w:hAnsi="Times New Roman" w:cs="Times New Roman"/>
          <w:color w:val="000000"/>
          <w:sz w:val="24"/>
          <w:szCs w:val="24"/>
          <w:shd w:val="clear" w:color="auto" w:fill="FAFAFA"/>
          <w:vertAlign w:val="superscript"/>
        </w:rPr>
        <w:instrText xml:space="preserve"> \* MERGEFORMAT </w:instrText>
      </w:r>
      <w:r w:rsidR="004A3399" w:rsidRPr="004A3399">
        <w:rPr>
          <w:rFonts w:ascii="Times New Roman" w:eastAsia="仿宋" w:hAnsi="Times New Roman" w:cs="Times New Roman"/>
          <w:color w:val="000000"/>
          <w:sz w:val="24"/>
          <w:szCs w:val="24"/>
          <w:shd w:val="clear" w:color="auto" w:fill="FAFAFA"/>
          <w:vertAlign w:val="superscript"/>
        </w:rPr>
      </w:r>
      <w:r w:rsidR="004A3399" w:rsidRPr="004A3399">
        <w:rPr>
          <w:rFonts w:ascii="Times New Roman" w:eastAsia="仿宋" w:hAnsi="Times New Roman" w:cs="Times New Roman"/>
          <w:color w:val="000000"/>
          <w:sz w:val="24"/>
          <w:szCs w:val="24"/>
          <w:shd w:val="clear" w:color="auto" w:fill="FAFAFA"/>
          <w:vertAlign w:val="superscript"/>
        </w:rPr>
        <w:fldChar w:fldCharType="separate"/>
      </w:r>
      <w:r w:rsidR="004A3399" w:rsidRPr="004A3399">
        <w:rPr>
          <w:rFonts w:ascii="Times New Roman" w:eastAsia="仿宋" w:hAnsi="Times New Roman" w:cs="Times New Roman"/>
          <w:color w:val="000000"/>
          <w:sz w:val="24"/>
          <w:szCs w:val="24"/>
          <w:shd w:val="clear" w:color="auto" w:fill="FAFAFA"/>
          <w:vertAlign w:val="superscript"/>
        </w:rPr>
        <w:t>[1]</w:t>
      </w:r>
      <w:r w:rsidR="004A3399" w:rsidRPr="004A3399">
        <w:rPr>
          <w:rFonts w:ascii="Times New Roman" w:eastAsia="仿宋" w:hAnsi="Times New Roman" w:cs="Times New Roman"/>
          <w:color w:val="000000"/>
          <w:sz w:val="24"/>
          <w:szCs w:val="24"/>
          <w:shd w:val="clear" w:color="auto" w:fill="FAFAFA"/>
          <w:vertAlign w:val="superscript"/>
        </w:rPr>
        <w:fldChar w:fldCharType="end"/>
      </w:r>
      <w:r w:rsidR="00DA4C68">
        <w:rPr>
          <w:rFonts w:ascii="Times New Roman" w:eastAsia="仿宋" w:hAnsi="Times New Roman" w:cs="Times New Roman" w:hint="eastAsia"/>
          <w:color w:val="000000"/>
          <w:sz w:val="24"/>
          <w:szCs w:val="24"/>
          <w:shd w:val="clear" w:color="auto" w:fill="FAFAFA"/>
        </w:rPr>
        <w:t>这篇文章指出了如何构建一个安全的二维码系统</w:t>
      </w:r>
      <w:r w:rsidR="00203636">
        <w:rPr>
          <w:rFonts w:ascii="仿宋" w:eastAsia="仿宋" w:hAnsi="仿宋" w:cs="Times New Roman" w:hint="eastAsia"/>
          <w:color w:val="000000"/>
          <w:sz w:val="24"/>
          <w:szCs w:val="24"/>
          <w:shd w:val="clear" w:color="auto" w:fill="FAFAFA"/>
        </w:rPr>
        <w:t>为将来的大规模推广使用打下了坚实的基础。</w:t>
      </w:r>
      <w:r w:rsidR="00203636" w:rsidRPr="002E62D9">
        <w:rPr>
          <w:rFonts w:ascii="仿宋" w:eastAsia="仿宋" w:hAnsi="仿宋" w:cs="Times New Roman"/>
          <w:sz w:val="24"/>
          <w:szCs w:val="24"/>
        </w:rPr>
        <w:t xml:space="preserve"> </w:t>
      </w:r>
    </w:p>
    <w:p w14:paraId="2FE2610C" w14:textId="2473E8A8" w:rsidR="00220452" w:rsidRDefault="00220452"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二维码</w:t>
      </w:r>
      <w:r w:rsidR="009E11AD">
        <w:rPr>
          <w:rFonts w:ascii="仿宋" w:eastAsia="仿宋" w:hAnsi="仿宋" w:hint="eastAsia"/>
          <w:sz w:val="24"/>
          <w:szCs w:val="24"/>
        </w:rPr>
        <w:t>，又称快速响应矩阵码</w:t>
      </w:r>
      <w:r>
        <w:rPr>
          <w:rFonts w:ascii="仿宋" w:eastAsia="仿宋" w:hAnsi="仿宋" w:hint="eastAsia"/>
          <w:sz w:val="24"/>
          <w:szCs w:val="24"/>
        </w:rPr>
        <w:t>，顾名思义，就是在有限的平面空间上用纵横两轴来进行编解码，这种信息的记录依赖于特定规律的几何图形分布</w:t>
      </w:r>
      <w:r w:rsidR="00875B6E" w:rsidRPr="00F2129B">
        <w:rPr>
          <w:rFonts w:ascii="Times New Roman" w:eastAsia="仿宋" w:hAnsi="Times New Roman" w:cs="Times New Roman"/>
          <w:sz w:val="24"/>
          <w:szCs w:val="24"/>
          <w:vertAlign w:val="superscript"/>
        </w:rPr>
        <w:fldChar w:fldCharType="begin"/>
      </w:r>
      <w:r w:rsidR="00875B6E" w:rsidRPr="00F2129B">
        <w:rPr>
          <w:rFonts w:ascii="Times New Roman" w:eastAsia="仿宋" w:hAnsi="Times New Roman" w:cs="Times New Roman"/>
          <w:sz w:val="24"/>
          <w:szCs w:val="24"/>
          <w:vertAlign w:val="superscript"/>
        </w:rPr>
        <w:instrText xml:space="preserve"> REF _Ref100158615 \r \h  \* MERGEFORMAT </w:instrText>
      </w:r>
      <w:r w:rsidR="00875B6E" w:rsidRPr="00F2129B">
        <w:rPr>
          <w:rFonts w:ascii="Times New Roman" w:eastAsia="仿宋" w:hAnsi="Times New Roman" w:cs="Times New Roman"/>
          <w:sz w:val="24"/>
          <w:szCs w:val="24"/>
          <w:vertAlign w:val="superscript"/>
        </w:rPr>
      </w:r>
      <w:r w:rsidR="00875B6E" w:rsidRPr="00F2129B">
        <w:rPr>
          <w:rFonts w:ascii="Times New Roman" w:eastAsia="仿宋" w:hAnsi="Times New Roman" w:cs="Times New Roman"/>
          <w:sz w:val="24"/>
          <w:szCs w:val="24"/>
          <w:vertAlign w:val="superscript"/>
        </w:rPr>
        <w:fldChar w:fldCharType="separate"/>
      </w:r>
      <w:r w:rsidR="00875B6E" w:rsidRPr="00F2129B">
        <w:rPr>
          <w:rFonts w:ascii="Times New Roman" w:eastAsia="仿宋" w:hAnsi="Times New Roman" w:cs="Times New Roman"/>
          <w:sz w:val="24"/>
          <w:szCs w:val="24"/>
          <w:vertAlign w:val="superscript"/>
        </w:rPr>
        <w:t>[2]</w:t>
      </w:r>
      <w:r w:rsidR="00875B6E" w:rsidRPr="00F2129B">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，早期的二维</w:t>
      </w:r>
      <w:r>
        <w:rPr>
          <w:rFonts w:ascii="仿宋" w:eastAsia="仿宋" w:hAnsi="仿宋" w:hint="eastAsia"/>
          <w:sz w:val="24"/>
          <w:szCs w:val="24"/>
        </w:rPr>
        <w:lastRenderedPageBreak/>
        <w:t>码是黑白的，目前，大量使用的二维码也是黑白的，但也出现了其他各式各样的二维码（如微信支付，</w:t>
      </w:r>
      <w:r w:rsidRPr="00220452">
        <w:rPr>
          <w:rFonts w:ascii="Times New Roman" w:eastAsia="仿宋" w:hAnsi="Times New Roman" w:cs="Times New Roman"/>
          <w:sz w:val="24"/>
          <w:szCs w:val="24"/>
        </w:rPr>
        <w:t>QQ</w:t>
      </w:r>
      <w:r>
        <w:rPr>
          <w:rFonts w:ascii="仿宋" w:eastAsia="仿宋" w:hAnsi="仿宋" w:hint="eastAsia"/>
          <w:sz w:val="24"/>
          <w:szCs w:val="24"/>
        </w:rPr>
        <w:t>钱包）。</w:t>
      </w:r>
      <w:r w:rsidR="00721191">
        <w:rPr>
          <w:rFonts w:ascii="仿宋" w:eastAsia="仿宋" w:hAnsi="仿宋" w:hint="eastAsia"/>
          <w:sz w:val="24"/>
          <w:szCs w:val="24"/>
        </w:rPr>
        <w:t>由于记录能力在另一方向上的延展，所以二维码所能承载的信息容量得到了极大的提升，这为我们实现加密和冗余</w:t>
      </w:r>
      <w:r w:rsidR="00946894">
        <w:rPr>
          <w:rFonts w:ascii="仿宋" w:eastAsia="仿宋" w:hAnsi="仿宋" w:hint="eastAsia"/>
          <w:sz w:val="24"/>
          <w:szCs w:val="24"/>
        </w:rPr>
        <w:t>纠错</w:t>
      </w:r>
      <w:r w:rsidR="00721191">
        <w:rPr>
          <w:rFonts w:ascii="仿宋" w:eastAsia="仿宋" w:hAnsi="仿宋" w:hint="eastAsia"/>
          <w:sz w:val="24"/>
          <w:szCs w:val="24"/>
        </w:rPr>
        <w:t>机制搭建了舞台。</w:t>
      </w:r>
    </w:p>
    <w:p w14:paraId="7A61A006" w14:textId="41F90573" w:rsidR="00721191" w:rsidRPr="00721191" w:rsidDel="006E0B0A" w:rsidRDefault="00721191" w:rsidP="006F23A9">
      <w:pPr>
        <w:spacing w:line="300" w:lineRule="auto"/>
        <w:ind w:firstLineChars="200" w:firstLine="480"/>
        <w:rPr>
          <w:del w:id="740" w:author="张 杰" w:date="2022-04-24T22:14:00Z"/>
          <w:rFonts w:ascii="仿宋" w:eastAsia="仿宋" w:hAnsi="仿宋"/>
          <w:sz w:val="24"/>
          <w:szCs w:val="24"/>
        </w:rPr>
      </w:pPr>
      <w:r>
        <w:rPr>
          <w:rFonts w:ascii="仿宋" w:eastAsia="仿宋" w:hAnsi="仿宋" w:hint="eastAsia"/>
          <w:sz w:val="24"/>
          <w:szCs w:val="24"/>
        </w:rPr>
        <w:t>信息就是比特流和上下文的组合，</w:t>
      </w:r>
      <w:r w:rsidR="00946894">
        <w:rPr>
          <w:rFonts w:ascii="仿宋" w:eastAsia="仿宋" w:hAnsi="仿宋" w:hint="eastAsia"/>
          <w:sz w:val="24"/>
          <w:szCs w:val="24"/>
        </w:rPr>
        <w:t>如果提前规定</w:t>
      </w:r>
      <w:r>
        <w:rPr>
          <w:rFonts w:ascii="仿宋" w:eastAsia="仿宋" w:hAnsi="仿宋" w:hint="eastAsia"/>
          <w:sz w:val="24"/>
          <w:szCs w:val="24"/>
        </w:rPr>
        <w:t>一些几何图形</w:t>
      </w:r>
      <w:r w:rsidR="009E389F">
        <w:rPr>
          <w:rFonts w:ascii="仿宋" w:eastAsia="仿宋" w:hAnsi="仿宋" w:hint="eastAsia"/>
          <w:sz w:val="24"/>
          <w:szCs w:val="24"/>
        </w:rPr>
        <w:t>与信息的映射，那么我们就可以使用一些光学设备来读取这些图形然后翻译成对应的信息</w:t>
      </w:r>
      <w:r w:rsidR="00875B6E" w:rsidRPr="008F083C">
        <w:rPr>
          <w:rFonts w:ascii="Times New Roman" w:eastAsia="仿宋" w:hAnsi="Times New Roman" w:cs="Times New Roman"/>
          <w:sz w:val="24"/>
          <w:szCs w:val="24"/>
          <w:vertAlign w:val="superscript"/>
        </w:rPr>
        <w:fldChar w:fldCharType="begin"/>
      </w:r>
      <w:r w:rsidR="00875B6E" w:rsidRPr="008F083C">
        <w:rPr>
          <w:rFonts w:ascii="Times New Roman" w:eastAsia="仿宋" w:hAnsi="Times New Roman" w:cs="Times New Roman"/>
          <w:sz w:val="24"/>
          <w:szCs w:val="24"/>
          <w:vertAlign w:val="superscript"/>
        </w:rPr>
        <w:instrText xml:space="preserve"> REF _Ref100158636 \r \h  \* MERGEFORMAT </w:instrText>
      </w:r>
      <w:r w:rsidR="00875B6E" w:rsidRPr="008F083C">
        <w:rPr>
          <w:rFonts w:ascii="Times New Roman" w:eastAsia="仿宋" w:hAnsi="Times New Roman" w:cs="Times New Roman"/>
          <w:sz w:val="24"/>
          <w:szCs w:val="24"/>
          <w:vertAlign w:val="superscript"/>
        </w:rPr>
      </w:r>
      <w:r w:rsidR="00875B6E" w:rsidRPr="008F083C">
        <w:rPr>
          <w:rFonts w:ascii="Times New Roman" w:eastAsia="仿宋" w:hAnsi="Times New Roman" w:cs="Times New Roman"/>
          <w:sz w:val="24"/>
          <w:szCs w:val="24"/>
          <w:vertAlign w:val="superscript"/>
        </w:rPr>
        <w:fldChar w:fldCharType="separate"/>
      </w:r>
      <w:r w:rsidR="00875B6E" w:rsidRPr="008F083C">
        <w:rPr>
          <w:rFonts w:ascii="Times New Roman" w:eastAsia="仿宋" w:hAnsi="Times New Roman" w:cs="Times New Roman"/>
          <w:sz w:val="24"/>
          <w:szCs w:val="24"/>
          <w:vertAlign w:val="superscript"/>
        </w:rPr>
        <w:t>[3]</w:t>
      </w:r>
      <w:r w:rsidR="00875B6E" w:rsidRPr="008F083C">
        <w:rPr>
          <w:rFonts w:ascii="Times New Roman" w:eastAsia="仿宋" w:hAnsi="Times New Roman" w:cs="Times New Roman"/>
          <w:sz w:val="24"/>
          <w:szCs w:val="24"/>
          <w:vertAlign w:val="superscript"/>
        </w:rPr>
        <w:fldChar w:fldCharType="end"/>
      </w:r>
      <w:r w:rsidR="009E389F">
        <w:rPr>
          <w:rFonts w:ascii="仿宋" w:eastAsia="仿宋" w:hAnsi="仿宋" w:hint="eastAsia"/>
          <w:sz w:val="24"/>
          <w:szCs w:val="24"/>
        </w:rPr>
        <w:t>。</w:t>
      </w:r>
      <w:r w:rsidR="001369B4">
        <w:rPr>
          <w:rFonts w:ascii="仿宋" w:eastAsia="仿宋" w:hAnsi="仿宋" w:hint="eastAsia"/>
          <w:sz w:val="24"/>
          <w:szCs w:val="24"/>
        </w:rPr>
        <w:t>一个典型的二维码结构</w:t>
      </w:r>
      <w:r w:rsidR="005B6FB8">
        <w:rPr>
          <w:rFonts w:ascii="仿宋" w:eastAsia="仿宋" w:hAnsi="仿宋" w:hint="eastAsia"/>
          <w:sz w:val="24"/>
          <w:szCs w:val="24"/>
        </w:rPr>
        <w:t>如图</w:t>
      </w:r>
      <w:r w:rsidR="005B6FB8" w:rsidRPr="00BA7C79">
        <w:rPr>
          <w:rFonts w:ascii="Times New Roman" w:eastAsia="仿宋" w:hAnsi="Times New Roman" w:cs="Times New Roman"/>
          <w:sz w:val="24"/>
          <w:szCs w:val="24"/>
        </w:rPr>
        <w:t>1-1</w:t>
      </w:r>
      <w:r w:rsidR="005B6FB8">
        <w:rPr>
          <w:rFonts w:ascii="仿宋" w:eastAsia="仿宋" w:hAnsi="仿宋" w:hint="eastAsia"/>
          <w:sz w:val="24"/>
          <w:szCs w:val="24"/>
        </w:rPr>
        <w:t>所示</w:t>
      </w:r>
      <w:ins w:id="741" w:author="张 杰" w:date="2022-04-24T22:15:00Z">
        <w:r w:rsidR="006E0B0A">
          <w:rPr>
            <w:rFonts w:ascii="仿宋" w:eastAsia="仿宋" w:hAnsi="仿宋" w:hint="eastAsia"/>
            <w:sz w:val="24"/>
            <w:szCs w:val="24"/>
          </w:rPr>
          <w:t>：</w:t>
        </w:r>
      </w:ins>
      <w:del w:id="742" w:author="张 杰" w:date="2022-04-24T22:14:00Z">
        <w:r w:rsidR="001369B4" w:rsidDel="006E0B0A">
          <w:rPr>
            <w:rFonts w:ascii="仿宋" w:eastAsia="仿宋" w:hAnsi="仿宋" w:hint="eastAsia"/>
            <w:sz w:val="24"/>
            <w:szCs w:val="24"/>
          </w:rPr>
          <w:delText>。</w:delText>
        </w:r>
      </w:del>
    </w:p>
    <w:p w14:paraId="5A308B02" w14:textId="7DE5475E" w:rsidR="009061B7" w:rsidRPr="009061B7" w:rsidRDefault="009061B7">
      <w:pPr>
        <w:spacing w:line="300" w:lineRule="auto"/>
        <w:ind w:firstLineChars="200" w:firstLine="480"/>
        <w:rPr>
          <w:rFonts w:ascii="仿宋" w:eastAsia="仿宋" w:hAnsi="仿宋"/>
          <w:sz w:val="24"/>
          <w:szCs w:val="24"/>
        </w:rPr>
        <w:pPrChange w:id="743" w:author="张 杰" w:date="2022-04-24T22:14:00Z">
          <w:pPr/>
        </w:pPrChange>
      </w:pPr>
    </w:p>
    <w:p w14:paraId="42F736F5" w14:textId="27C28B38" w:rsidR="00B766CC" w:rsidRDefault="00684E6C" w:rsidP="00B766CC">
      <w:pPr>
        <w:keepNext/>
        <w:jc w:val="center"/>
      </w:pPr>
      <w:r>
        <w:rPr>
          <w:noProof/>
        </w:rPr>
        <w:drawing>
          <wp:inline distT="0" distB="0" distL="0" distR="0" wp14:anchorId="5C988393" wp14:editId="34C25CB5">
            <wp:extent cx="3971109" cy="24037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1672" cy="2422235"/>
                    </a:xfrm>
                    <a:prstGeom prst="rect">
                      <a:avLst/>
                    </a:prstGeom>
                    <a:noFill/>
                    <a:ln>
                      <a:noFill/>
                    </a:ln>
                  </pic:spPr>
                </pic:pic>
              </a:graphicData>
            </a:graphic>
          </wp:inline>
        </w:drawing>
      </w:r>
    </w:p>
    <w:p w14:paraId="1CD34079" w14:textId="1A6B08B6" w:rsidR="002E770D" w:rsidRPr="00B766CC" w:rsidRDefault="00B766CC" w:rsidP="00B766CC">
      <w:pPr>
        <w:pStyle w:val="a8"/>
        <w:jc w:val="center"/>
        <w:rPr>
          <w:rFonts w:ascii="宋体" w:eastAsia="宋体" w:hAnsi="宋体"/>
          <w:sz w:val="18"/>
          <w:szCs w:val="18"/>
        </w:rPr>
      </w:pPr>
      <w:r w:rsidRPr="00B766CC">
        <w:rPr>
          <w:rFonts w:ascii="宋体" w:eastAsia="宋体" w:hAnsi="宋体" w:hint="eastAsia"/>
          <w:sz w:val="18"/>
          <w:szCs w:val="18"/>
        </w:rPr>
        <w:t xml:space="preserve">图 </w:t>
      </w:r>
      <w:r w:rsidRPr="00B766CC">
        <w:rPr>
          <w:rFonts w:ascii="Times New Roman" w:eastAsia="宋体" w:hAnsi="Times New Roman" w:cs="Times New Roman"/>
          <w:sz w:val="18"/>
          <w:szCs w:val="18"/>
        </w:rPr>
        <w:fldChar w:fldCharType="begin"/>
      </w:r>
      <w:r w:rsidRPr="00B766CC">
        <w:rPr>
          <w:rFonts w:ascii="Times New Roman" w:eastAsia="宋体" w:hAnsi="Times New Roman" w:cs="Times New Roman"/>
          <w:sz w:val="18"/>
          <w:szCs w:val="18"/>
        </w:rPr>
        <w:instrText xml:space="preserve"> SEQ </w:instrText>
      </w:r>
      <w:r w:rsidRPr="00B766CC">
        <w:rPr>
          <w:rFonts w:ascii="Times New Roman" w:eastAsia="宋体" w:hAnsi="Times New Roman" w:cs="Times New Roman"/>
          <w:sz w:val="18"/>
          <w:szCs w:val="18"/>
        </w:rPr>
        <w:instrText>图表</w:instrText>
      </w:r>
      <w:r w:rsidRPr="00B766CC">
        <w:rPr>
          <w:rFonts w:ascii="Times New Roman" w:eastAsia="宋体" w:hAnsi="Times New Roman" w:cs="Times New Roman"/>
          <w:sz w:val="18"/>
          <w:szCs w:val="18"/>
        </w:rPr>
        <w:instrText xml:space="preserve"> \* ARABIC </w:instrText>
      </w:r>
      <w:r w:rsidRPr="00B766CC">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1</w:t>
      </w:r>
      <w:r w:rsidRPr="00B766CC">
        <w:rPr>
          <w:rFonts w:ascii="Times New Roman" w:eastAsia="宋体" w:hAnsi="Times New Roman" w:cs="Times New Roman"/>
          <w:sz w:val="18"/>
          <w:szCs w:val="18"/>
        </w:rPr>
        <w:fldChar w:fldCharType="end"/>
      </w:r>
      <w:r w:rsidR="00684E6C">
        <w:rPr>
          <w:rFonts w:ascii="Times New Roman" w:eastAsia="宋体" w:hAnsi="Times New Roman" w:cs="Times New Roman"/>
          <w:sz w:val="18"/>
          <w:szCs w:val="18"/>
        </w:rPr>
        <w:t>-1</w:t>
      </w:r>
      <w:r w:rsidRPr="00B766CC">
        <w:rPr>
          <w:rFonts w:ascii="宋体" w:eastAsia="宋体" w:hAnsi="宋体"/>
          <w:sz w:val="18"/>
          <w:szCs w:val="18"/>
        </w:rPr>
        <w:t xml:space="preserve"> </w:t>
      </w:r>
      <w:r w:rsidRPr="00B766CC">
        <w:rPr>
          <w:rFonts w:ascii="宋体" w:eastAsia="宋体" w:hAnsi="宋体" w:hint="eastAsia"/>
          <w:sz w:val="18"/>
          <w:szCs w:val="18"/>
        </w:rPr>
        <w:t>二维码结构图</w:t>
      </w:r>
    </w:p>
    <w:p w14:paraId="65E5DD20" w14:textId="20123E18" w:rsidR="002E770D" w:rsidRDefault="002E770D" w:rsidP="002E770D"/>
    <w:p w14:paraId="58CFE1C6" w14:textId="122F0E4B" w:rsidR="008F5E50" w:rsidRDefault="006D6DDB" w:rsidP="008F5E50">
      <w:pPr>
        <w:spacing w:line="300" w:lineRule="auto"/>
        <w:ind w:firstLineChars="200" w:firstLine="480"/>
        <w:rPr>
          <w:rFonts w:ascii="仿宋" w:eastAsia="仿宋" w:hAnsi="仿宋"/>
          <w:sz w:val="24"/>
          <w:szCs w:val="24"/>
        </w:rPr>
      </w:pPr>
      <w:r w:rsidRPr="006D6DDB">
        <w:rPr>
          <w:rFonts w:ascii="仿宋" w:eastAsia="仿宋" w:hAnsi="仿宋" w:hint="eastAsia"/>
          <w:sz w:val="24"/>
          <w:szCs w:val="24"/>
        </w:rPr>
        <w:t>世界各地的博物馆和展品厅已经逐渐普及</w:t>
      </w:r>
      <w:r w:rsidR="008F5E50">
        <w:rPr>
          <w:rFonts w:ascii="仿宋" w:eastAsia="仿宋" w:hAnsi="仿宋" w:hint="eastAsia"/>
          <w:sz w:val="24"/>
          <w:szCs w:val="24"/>
        </w:rPr>
        <w:t>二维码介绍系统。主要是结合图案和语音导览系统。国内的博物馆提供的主要功能如下：</w:t>
      </w:r>
    </w:p>
    <w:p w14:paraId="4AE069EC" w14:textId="248AF9BD" w:rsidR="008F5E50" w:rsidRPr="00FE0110" w:rsidRDefault="00FE0110" w:rsidP="00FE0110">
      <w:pPr>
        <w:spacing w:line="300" w:lineRule="auto"/>
        <w:ind w:firstLine="480"/>
        <w:rPr>
          <w:rFonts w:ascii="仿宋" w:eastAsia="仿宋" w:hAnsi="仿宋"/>
          <w:sz w:val="24"/>
          <w:szCs w:val="24"/>
        </w:rPr>
      </w:pPr>
      <w:r w:rsidRPr="00FE0110">
        <w:rPr>
          <w:rFonts w:ascii="仿宋" w:eastAsia="仿宋" w:hAnsi="仿宋" w:hint="eastAsia"/>
          <w:sz w:val="24"/>
          <w:szCs w:val="24"/>
        </w:rPr>
        <w:t>（一</w:t>
      </w:r>
      <w:r>
        <w:rPr>
          <w:rFonts w:ascii="仿宋" w:eastAsia="仿宋" w:hAnsi="仿宋" w:hint="eastAsia"/>
          <w:sz w:val="24"/>
          <w:szCs w:val="24"/>
        </w:rPr>
        <w:t>）</w:t>
      </w:r>
      <w:r w:rsidR="008F5E50" w:rsidRPr="00FE0110">
        <w:rPr>
          <w:rFonts w:ascii="仿宋" w:eastAsia="仿宋" w:hAnsi="仿宋" w:hint="eastAsia"/>
          <w:sz w:val="24"/>
          <w:szCs w:val="24"/>
        </w:rPr>
        <w:t>藏品数字展牌信息介绍。</w:t>
      </w:r>
      <w:r w:rsidRPr="00FE0110">
        <w:rPr>
          <w:rFonts w:ascii="仿宋" w:eastAsia="仿宋" w:hAnsi="仿宋"/>
          <w:sz w:val="24"/>
          <w:szCs w:val="24"/>
        </w:rPr>
        <w:t>在藏品信息的展示上，无论是公立博物馆还是私人博物馆，往往都喜欢使用文字展牌的方式，观众对藏品文字展牌的阅读即是一个对藏品的背景和相关知识的过程，同时，当观众视线集中于藏品时，藏品则成为对文字展牌内容的印证，文字展牌的设立提升了观众对藏品的理解。通过文字展牌介绍文物的方式往往成本低成效快，观众只需要对文字信息进行阅读就可以了解到有关的藏品内容，一般情况下，这些文字展牌包括相关藏品的大多数信息，例如藏品的名称、发现或发明年代、藏品小故事等，但这些文字展牌的质量却良莠不齐，在文字展牌上的文字内容设置上就存在很多问题。随着我国博物馆数字化的不断发展，以二维码技术为核心的数字展牌开始出现在博物馆之中</w:t>
      </w:r>
      <w:r w:rsidR="00757A0B" w:rsidRPr="00907DE0">
        <w:rPr>
          <w:rFonts w:ascii="Times New Roman" w:eastAsia="仿宋" w:hAnsi="Times New Roman" w:cs="Times New Roman"/>
          <w:sz w:val="24"/>
          <w:szCs w:val="24"/>
          <w:vertAlign w:val="superscript"/>
        </w:rPr>
        <w:fldChar w:fldCharType="begin"/>
      </w:r>
      <w:r w:rsidR="00757A0B" w:rsidRPr="00907DE0">
        <w:rPr>
          <w:rFonts w:ascii="Times New Roman" w:eastAsia="仿宋" w:hAnsi="Times New Roman" w:cs="Times New Roman"/>
          <w:sz w:val="24"/>
          <w:szCs w:val="24"/>
          <w:vertAlign w:val="superscript"/>
        </w:rPr>
        <w:instrText xml:space="preserve"> REF _Ref100158662 \r \h  \* MERGEFORMAT </w:instrText>
      </w:r>
      <w:r w:rsidR="00757A0B" w:rsidRPr="00907DE0">
        <w:rPr>
          <w:rFonts w:ascii="Times New Roman" w:eastAsia="仿宋" w:hAnsi="Times New Roman" w:cs="Times New Roman"/>
          <w:sz w:val="24"/>
          <w:szCs w:val="24"/>
          <w:vertAlign w:val="superscript"/>
        </w:rPr>
      </w:r>
      <w:r w:rsidR="00757A0B" w:rsidRPr="00907DE0">
        <w:rPr>
          <w:rFonts w:ascii="Times New Roman" w:eastAsia="仿宋" w:hAnsi="Times New Roman" w:cs="Times New Roman"/>
          <w:sz w:val="24"/>
          <w:szCs w:val="24"/>
          <w:vertAlign w:val="superscript"/>
        </w:rPr>
        <w:fldChar w:fldCharType="separate"/>
      </w:r>
      <w:r w:rsidR="00757A0B" w:rsidRPr="00907DE0">
        <w:rPr>
          <w:rFonts w:ascii="Times New Roman" w:eastAsia="仿宋" w:hAnsi="Times New Roman" w:cs="Times New Roman"/>
          <w:sz w:val="24"/>
          <w:szCs w:val="24"/>
          <w:vertAlign w:val="superscript"/>
        </w:rPr>
        <w:t>[4]</w:t>
      </w:r>
      <w:r w:rsidR="00757A0B" w:rsidRPr="00907DE0">
        <w:rPr>
          <w:rFonts w:ascii="Times New Roman" w:eastAsia="仿宋" w:hAnsi="Times New Roman" w:cs="Times New Roman"/>
          <w:sz w:val="24"/>
          <w:szCs w:val="24"/>
          <w:vertAlign w:val="superscript"/>
        </w:rPr>
        <w:fldChar w:fldCharType="end"/>
      </w:r>
      <w:r w:rsidRPr="00FE0110">
        <w:rPr>
          <w:rFonts w:ascii="仿宋" w:eastAsia="仿宋" w:hAnsi="仿宋"/>
          <w:sz w:val="24"/>
          <w:szCs w:val="24"/>
        </w:rPr>
        <w:t>，而它的出现使得文字展牌中出现的一些问题得到了有效地解决</w:t>
      </w:r>
      <w:r w:rsidRPr="00FE0110">
        <w:rPr>
          <w:rFonts w:ascii="仿宋" w:eastAsia="仿宋" w:hAnsi="仿宋"/>
          <w:b/>
          <w:bCs/>
          <w:sz w:val="24"/>
          <w:szCs w:val="24"/>
        </w:rPr>
        <w:t>。</w:t>
      </w:r>
    </w:p>
    <w:p w14:paraId="76E4D198" w14:textId="029B8A5A" w:rsidR="00B766CC" w:rsidRPr="008F5E50" w:rsidRDefault="00FE0110" w:rsidP="00655CCF">
      <w:pPr>
        <w:spacing w:line="300" w:lineRule="auto"/>
        <w:ind w:firstLineChars="200" w:firstLine="480"/>
        <w:rPr>
          <w:rFonts w:ascii="仿宋" w:eastAsia="仿宋" w:hAnsi="仿宋"/>
          <w:sz w:val="24"/>
          <w:szCs w:val="24"/>
        </w:rPr>
      </w:pPr>
      <w:r>
        <w:rPr>
          <w:rFonts w:ascii="仿宋" w:eastAsia="仿宋" w:hAnsi="仿宋"/>
          <w:sz w:val="24"/>
          <w:szCs w:val="24"/>
        </w:rPr>
        <w:t>(</w:t>
      </w:r>
      <w:r>
        <w:rPr>
          <w:rFonts w:ascii="仿宋" w:eastAsia="仿宋" w:hAnsi="仿宋" w:hint="eastAsia"/>
          <w:sz w:val="24"/>
          <w:szCs w:val="24"/>
        </w:rPr>
        <w:t>二</w:t>
      </w:r>
      <w:r>
        <w:rPr>
          <w:rFonts w:ascii="仿宋" w:eastAsia="仿宋" w:hAnsi="仿宋"/>
          <w:sz w:val="24"/>
          <w:szCs w:val="24"/>
        </w:rPr>
        <w:t>)</w:t>
      </w:r>
      <w:r w:rsidRPr="00FE0110">
        <w:rPr>
          <w:rFonts w:ascii="Arial" w:eastAsia="宋体" w:hAnsi="Arial" w:cs="Arial"/>
          <w:color w:val="BAB6B0"/>
          <w:kern w:val="0"/>
          <w:sz w:val="24"/>
          <w:szCs w:val="24"/>
        </w:rPr>
        <w:t xml:space="preserve"> </w:t>
      </w:r>
      <w:r w:rsidRPr="00FE0110">
        <w:rPr>
          <w:rFonts w:ascii="仿宋" w:eastAsia="仿宋" w:hAnsi="仿宋"/>
          <w:sz w:val="24"/>
          <w:szCs w:val="24"/>
        </w:rPr>
        <w:t>藏品语音导览辅助</w:t>
      </w:r>
      <w:r>
        <w:rPr>
          <w:rFonts w:ascii="仿宋" w:eastAsia="仿宋" w:hAnsi="仿宋" w:hint="eastAsia"/>
          <w:sz w:val="24"/>
          <w:szCs w:val="24"/>
        </w:rPr>
        <w:t>。</w:t>
      </w:r>
      <w:r w:rsidR="00655CCF" w:rsidRPr="00655CCF">
        <w:rPr>
          <w:rFonts w:ascii="仿宋" w:eastAsia="仿宋" w:hAnsi="仿宋"/>
          <w:sz w:val="24"/>
          <w:szCs w:val="24"/>
        </w:rPr>
        <w:t>语音导览是以声音为主要沟通的导览方式，现其已完成由人工到智能媒体的发展和转变，并成为博物馆教育职能的延伸，同时也成为博</w:t>
      </w:r>
      <w:r w:rsidR="00655CCF" w:rsidRPr="00655CCF">
        <w:rPr>
          <w:rFonts w:ascii="仿宋" w:eastAsia="仿宋" w:hAnsi="仿宋"/>
          <w:sz w:val="24"/>
          <w:szCs w:val="24"/>
        </w:rPr>
        <w:lastRenderedPageBreak/>
        <w:t>物馆公众服务不可或缺的一个重要组成部分。如今由于智能设备的出现以及二维码技术的不断发展，人们已经可以使用智能设备例如手机扫描博物馆内藏品附近的二维码图案进入到数字展牌界面</w:t>
      </w:r>
      <w:r w:rsidR="00757A0B" w:rsidRPr="0020100B">
        <w:rPr>
          <w:rFonts w:ascii="Times New Roman" w:eastAsia="仿宋" w:hAnsi="Times New Roman" w:cs="Times New Roman"/>
          <w:sz w:val="24"/>
          <w:szCs w:val="24"/>
          <w:vertAlign w:val="superscript"/>
        </w:rPr>
        <w:fldChar w:fldCharType="begin"/>
      </w:r>
      <w:r w:rsidR="00757A0B" w:rsidRPr="0020100B">
        <w:rPr>
          <w:rFonts w:ascii="Times New Roman" w:eastAsia="仿宋" w:hAnsi="Times New Roman" w:cs="Times New Roman"/>
          <w:sz w:val="24"/>
          <w:szCs w:val="24"/>
          <w:vertAlign w:val="superscript"/>
        </w:rPr>
        <w:instrText xml:space="preserve"> REF _Ref100158676 \r \h  \* MERGEFORMAT </w:instrText>
      </w:r>
      <w:r w:rsidR="00757A0B" w:rsidRPr="0020100B">
        <w:rPr>
          <w:rFonts w:ascii="Times New Roman" w:eastAsia="仿宋" w:hAnsi="Times New Roman" w:cs="Times New Roman"/>
          <w:sz w:val="24"/>
          <w:szCs w:val="24"/>
          <w:vertAlign w:val="superscript"/>
        </w:rPr>
      </w:r>
      <w:r w:rsidR="00757A0B" w:rsidRPr="0020100B">
        <w:rPr>
          <w:rFonts w:ascii="Times New Roman" w:eastAsia="仿宋" w:hAnsi="Times New Roman" w:cs="Times New Roman"/>
          <w:sz w:val="24"/>
          <w:szCs w:val="24"/>
          <w:vertAlign w:val="superscript"/>
        </w:rPr>
        <w:fldChar w:fldCharType="separate"/>
      </w:r>
      <w:r w:rsidR="00757A0B" w:rsidRPr="0020100B">
        <w:rPr>
          <w:rFonts w:ascii="Times New Roman" w:eastAsia="仿宋" w:hAnsi="Times New Roman" w:cs="Times New Roman"/>
          <w:sz w:val="24"/>
          <w:szCs w:val="24"/>
          <w:vertAlign w:val="superscript"/>
        </w:rPr>
        <w:t>[5]</w:t>
      </w:r>
      <w:r w:rsidR="00757A0B" w:rsidRPr="0020100B">
        <w:rPr>
          <w:rFonts w:ascii="Times New Roman" w:eastAsia="仿宋" w:hAnsi="Times New Roman" w:cs="Times New Roman"/>
          <w:sz w:val="24"/>
          <w:szCs w:val="24"/>
          <w:vertAlign w:val="superscript"/>
        </w:rPr>
        <w:fldChar w:fldCharType="end"/>
      </w:r>
      <w:r w:rsidR="00655CCF" w:rsidRPr="00655CCF">
        <w:rPr>
          <w:rFonts w:ascii="仿宋" w:eastAsia="仿宋" w:hAnsi="仿宋"/>
          <w:sz w:val="24"/>
          <w:szCs w:val="24"/>
        </w:rPr>
        <w:t>，来获取藏品语音导览以更好地对藏品进行了解。观众通过扫描二维码以链接到微信小程序上进行语音导览的这种方式以上海博物馆为佳。</w:t>
      </w:r>
    </w:p>
    <w:p w14:paraId="32A3AF13" w14:textId="24903027" w:rsidR="008F0E8D" w:rsidRPr="00517CBA" w:rsidRDefault="008F0E8D" w:rsidP="00517CBA">
      <w:pPr>
        <w:pStyle w:val="2"/>
        <w:rPr>
          <w:rFonts w:ascii="黑体" w:eastAsia="黑体" w:hAnsi="黑体"/>
          <w:sz w:val="24"/>
          <w:szCs w:val="24"/>
        </w:rPr>
      </w:pPr>
      <w:bookmarkStart w:id="744" w:name="_Toc101730424"/>
      <w:r w:rsidRPr="00517CBA">
        <w:rPr>
          <w:rFonts w:ascii="Times New Roman" w:eastAsia="黑体" w:hAnsi="Times New Roman" w:cs="Times New Roman"/>
          <w:sz w:val="24"/>
          <w:szCs w:val="24"/>
        </w:rPr>
        <w:t>1.3</w:t>
      </w:r>
      <w:r w:rsidRPr="00517CBA">
        <w:rPr>
          <w:rFonts w:ascii="黑体" w:eastAsia="黑体" w:hAnsi="黑体" w:cs="Times New Roman"/>
          <w:sz w:val="24"/>
          <w:szCs w:val="24"/>
        </w:rPr>
        <w:t xml:space="preserve"> </w:t>
      </w:r>
      <w:r w:rsidRPr="00517CBA">
        <w:rPr>
          <w:rFonts w:ascii="黑体" w:eastAsia="黑体" w:hAnsi="黑体" w:hint="eastAsia"/>
          <w:sz w:val="24"/>
          <w:szCs w:val="24"/>
        </w:rPr>
        <w:t>研究内容</w:t>
      </w:r>
      <w:bookmarkEnd w:id="744"/>
    </w:p>
    <w:p w14:paraId="4A940BE7" w14:textId="489F16D2" w:rsidR="00655CCF" w:rsidRDefault="00655CCF" w:rsidP="00655CCF">
      <w:pPr>
        <w:spacing w:line="300" w:lineRule="auto"/>
        <w:ind w:firstLineChars="200" w:firstLine="480"/>
        <w:rPr>
          <w:rFonts w:ascii="仿宋" w:eastAsia="仿宋" w:hAnsi="仿宋"/>
          <w:sz w:val="24"/>
          <w:szCs w:val="24"/>
        </w:rPr>
      </w:pPr>
      <w:r w:rsidRPr="00655CCF">
        <w:rPr>
          <w:rFonts w:ascii="仿宋" w:eastAsia="仿宋" w:hAnsi="仿宋" w:hint="eastAsia"/>
          <w:sz w:val="24"/>
          <w:szCs w:val="24"/>
        </w:rPr>
        <w:t>本文主要从以下</w:t>
      </w:r>
      <w:r w:rsidR="00E1678C">
        <w:rPr>
          <w:rFonts w:ascii="仿宋" w:eastAsia="仿宋" w:hAnsi="仿宋" w:hint="eastAsia"/>
          <w:sz w:val="24"/>
          <w:szCs w:val="24"/>
        </w:rPr>
        <w:t>三</w:t>
      </w:r>
      <w:r w:rsidRPr="00655CCF">
        <w:rPr>
          <w:rFonts w:ascii="仿宋" w:eastAsia="仿宋" w:hAnsi="仿宋" w:hint="eastAsia"/>
          <w:sz w:val="24"/>
          <w:szCs w:val="24"/>
        </w:rPr>
        <w:t>个方面开始研究</w:t>
      </w:r>
      <w:r>
        <w:rPr>
          <w:rFonts w:ascii="仿宋" w:eastAsia="仿宋" w:hAnsi="仿宋" w:hint="eastAsia"/>
          <w:sz w:val="24"/>
          <w:szCs w:val="24"/>
        </w:rPr>
        <w:t>：（</w:t>
      </w:r>
      <w:r w:rsidRPr="00B972EE">
        <w:rPr>
          <w:rFonts w:ascii="Times New Roman" w:eastAsia="仿宋" w:hAnsi="Times New Roman" w:cs="Times New Roman"/>
          <w:sz w:val="24"/>
          <w:szCs w:val="24"/>
        </w:rPr>
        <w:t>1</w:t>
      </w:r>
      <w:r>
        <w:rPr>
          <w:rFonts w:ascii="仿宋" w:eastAsia="仿宋" w:hAnsi="仿宋" w:hint="eastAsia"/>
          <w:sz w:val="24"/>
          <w:szCs w:val="24"/>
        </w:rPr>
        <w:t xml:space="preserve">）以市面上已有的博物馆 </w:t>
      </w:r>
      <w:r w:rsidRPr="00655CCF">
        <w:rPr>
          <w:rFonts w:ascii="Times New Roman" w:eastAsia="仿宋" w:hAnsi="Times New Roman" w:cs="Times New Roman"/>
          <w:sz w:val="24"/>
          <w:szCs w:val="24"/>
        </w:rPr>
        <w:t>App</w:t>
      </w:r>
      <w:r>
        <w:rPr>
          <w:rFonts w:ascii="仿宋" w:eastAsia="仿宋" w:hAnsi="仿宋"/>
          <w:sz w:val="24"/>
          <w:szCs w:val="24"/>
        </w:rPr>
        <w:t xml:space="preserve"> </w:t>
      </w:r>
      <w:r>
        <w:rPr>
          <w:rFonts w:ascii="仿宋" w:eastAsia="仿宋" w:hAnsi="仿宋" w:hint="eastAsia"/>
          <w:sz w:val="24"/>
          <w:szCs w:val="24"/>
        </w:rPr>
        <w:t>或小程序为例，分析其产品的功能组成和特点，结合实际情况</w:t>
      </w:r>
      <w:r w:rsidR="00E1678C">
        <w:rPr>
          <w:rFonts w:ascii="仿宋" w:eastAsia="仿宋" w:hAnsi="仿宋" w:hint="eastAsia"/>
          <w:sz w:val="24"/>
          <w:szCs w:val="24"/>
        </w:rPr>
        <w:t>推出系统需求并以此划定出必要的功能模块。调研已有的跨平台方案以满足不同层次，不同手机，不同环境下的多功能多方面多角度的使用情形。（</w:t>
      </w:r>
      <w:r w:rsidR="00E1678C" w:rsidRPr="00E1678C">
        <w:rPr>
          <w:rFonts w:ascii="Times New Roman" w:eastAsia="仿宋" w:hAnsi="Times New Roman" w:cs="Times New Roman"/>
          <w:sz w:val="24"/>
          <w:szCs w:val="24"/>
        </w:rPr>
        <w:t>2</w:t>
      </w:r>
      <w:r w:rsidR="00E1678C">
        <w:rPr>
          <w:rFonts w:ascii="仿宋" w:eastAsia="仿宋" w:hAnsi="仿宋" w:hint="eastAsia"/>
          <w:sz w:val="24"/>
          <w:szCs w:val="24"/>
        </w:rPr>
        <w:t>）对大规模使用场景进行测试以验证系统的高并发性能。然而，系统的上限并非无法达到，</w:t>
      </w:r>
      <w:r w:rsidR="00B972EE">
        <w:rPr>
          <w:rFonts w:ascii="仿宋" w:eastAsia="仿宋" w:hAnsi="仿宋" w:hint="eastAsia"/>
          <w:sz w:val="24"/>
          <w:szCs w:val="24"/>
        </w:rPr>
        <w:t xml:space="preserve">需要针对服务器宕机的情况设计一主多备的策略来用于恢复数据和服务， </w:t>
      </w:r>
      <w:r w:rsidR="00E1678C">
        <w:rPr>
          <w:rFonts w:ascii="仿宋" w:eastAsia="仿宋" w:hAnsi="仿宋" w:hint="eastAsia"/>
          <w:sz w:val="24"/>
          <w:szCs w:val="24"/>
        </w:rPr>
        <w:t>所以需要设计冗余备份</w:t>
      </w:r>
      <w:r w:rsidR="00B972EE">
        <w:rPr>
          <w:rFonts w:ascii="仿宋" w:eastAsia="仿宋" w:hAnsi="仿宋" w:hint="eastAsia"/>
          <w:sz w:val="24"/>
          <w:szCs w:val="24"/>
        </w:rPr>
        <w:t>以满足高可用性。（</w:t>
      </w:r>
      <w:r w:rsidR="00B972EE" w:rsidRPr="00B972EE">
        <w:rPr>
          <w:rFonts w:ascii="Times New Roman" w:eastAsia="仿宋" w:hAnsi="Times New Roman" w:cs="Times New Roman"/>
          <w:sz w:val="24"/>
          <w:szCs w:val="24"/>
        </w:rPr>
        <w:t>3</w:t>
      </w:r>
      <w:r w:rsidR="00B972EE">
        <w:rPr>
          <w:rFonts w:ascii="仿宋" w:eastAsia="仿宋" w:hAnsi="仿宋" w:hint="eastAsia"/>
          <w:sz w:val="24"/>
          <w:szCs w:val="24"/>
        </w:rPr>
        <w:t>）</w:t>
      </w:r>
      <w:r w:rsidR="003D2717">
        <w:rPr>
          <w:rFonts w:ascii="仿宋" w:eastAsia="仿宋" w:hAnsi="仿宋" w:hint="eastAsia"/>
          <w:sz w:val="24"/>
          <w:szCs w:val="24"/>
        </w:rPr>
        <w:t>研究平台一致性问题，不同的客户端技术在不同的平台上进行交互时表现并非一致，需要设计出一套合理的接口</w:t>
      </w:r>
      <w:r w:rsidR="008A4CEF">
        <w:rPr>
          <w:rFonts w:ascii="仿宋" w:eastAsia="仿宋" w:hAnsi="仿宋" w:hint="eastAsia"/>
          <w:sz w:val="24"/>
          <w:szCs w:val="24"/>
        </w:rPr>
        <w:t>进行组合以确保系统的健壮性。</w:t>
      </w:r>
    </w:p>
    <w:p w14:paraId="1A3B4F88" w14:textId="7066D4B1" w:rsidR="0013478A" w:rsidRDefault="0013478A">
      <w:pPr>
        <w:spacing w:line="300" w:lineRule="auto"/>
        <w:rPr>
          <w:rFonts w:ascii="仿宋" w:eastAsia="仿宋" w:hAnsi="仿宋"/>
          <w:sz w:val="24"/>
          <w:szCs w:val="24"/>
        </w:rPr>
        <w:pPrChange w:id="745" w:author="张 杰" w:date="2022-04-24T22:08:00Z">
          <w:pPr>
            <w:spacing w:line="300" w:lineRule="auto"/>
            <w:ind w:firstLineChars="200" w:firstLine="480"/>
          </w:pPr>
        </w:pPrChange>
      </w:pPr>
    </w:p>
    <w:p w14:paraId="0A65F291" w14:textId="68B5DCF1" w:rsidR="00FC267F" w:rsidRDefault="00FC267F" w:rsidP="00000008">
      <w:pPr>
        <w:spacing w:line="300" w:lineRule="auto"/>
        <w:rPr>
          <w:rFonts w:ascii="仿宋" w:eastAsia="仿宋" w:hAnsi="仿宋"/>
          <w:sz w:val="24"/>
          <w:szCs w:val="24"/>
        </w:rPr>
      </w:pPr>
    </w:p>
    <w:p w14:paraId="23EA0795" w14:textId="6431A689" w:rsidR="00223344" w:rsidRDefault="00223344" w:rsidP="00000008">
      <w:pPr>
        <w:spacing w:line="300" w:lineRule="auto"/>
        <w:rPr>
          <w:rFonts w:ascii="仿宋" w:eastAsia="仿宋" w:hAnsi="仿宋"/>
          <w:sz w:val="24"/>
          <w:szCs w:val="24"/>
        </w:rPr>
      </w:pPr>
    </w:p>
    <w:p w14:paraId="5FCEB394" w14:textId="6AC92464" w:rsidR="00223344" w:rsidRDefault="00223344" w:rsidP="00000008">
      <w:pPr>
        <w:spacing w:line="300" w:lineRule="auto"/>
        <w:rPr>
          <w:rFonts w:ascii="仿宋" w:eastAsia="仿宋" w:hAnsi="仿宋"/>
          <w:sz w:val="24"/>
          <w:szCs w:val="24"/>
        </w:rPr>
      </w:pPr>
    </w:p>
    <w:p w14:paraId="4186079D" w14:textId="52548620" w:rsidR="00223344" w:rsidRDefault="00223344" w:rsidP="00000008">
      <w:pPr>
        <w:spacing w:line="300" w:lineRule="auto"/>
        <w:rPr>
          <w:rFonts w:ascii="仿宋" w:eastAsia="仿宋" w:hAnsi="仿宋"/>
          <w:sz w:val="24"/>
          <w:szCs w:val="24"/>
        </w:rPr>
      </w:pPr>
    </w:p>
    <w:p w14:paraId="0FAA68E6" w14:textId="440C6EEA" w:rsidR="00223344" w:rsidRDefault="00223344" w:rsidP="00000008">
      <w:pPr>
        <w:spacing w:line="300" w:lineRule="auto"/>
        <w:rPr>
          <w:rFonts w:ascii="仿宋" w:eastAsia="仿宋" w:hAnsi="仿宋"/>
          <w:sz w:val="24"/>
          <w:szCs w:val="24"/>
        </w:rPr>
      </w:pPr>
    </w:p>
    <w:p w14:paraId="2C07EF62" w14:textId="58ADEF2D" w:rsidR="00223344" w:rsidRDefault="00223344" w:rsidP="00000008">
      <w:pPr>
        <w:spacing w:line="300" w:lineRule="auto"/>
        <w:rPr>
          <w:rFonts w:ascii="仿宋" w:eastAsia="仿宋" w:hAnsi="仿宋"/>
          <w:sz w:val="24"/>
          <w:szCs w:val="24"/>
        </w:rPr>
      </w:pPr>
    </w:p>
    <w:p w14:paraId="23BD6472" w14:textId="7459A149" w:rsidR="00223344" w:rsidRDefault="00223344" w:rsidP="00000008">
      <w:pPr>
        <w:spacing w:line="300" w:lineRule="auto"/>
        <w:rPr>
          <w:rFonts w:ascii="仿宋" w:eastAsia="仿宋" w:hAnsi="仿宋"/>
          <w:sz w:val="24"/>
          <w:szCs w:val="24"/>
        </w:rPr>
      </w:pPr>
    </w:p>
    <w:p w14:paraId="2D8D69AD" w14:textId="3F78233E" w:rsidR="00223344" w:rsidRDefault="00223344" w:rsidP="00000008">
      <w:pPr>
        <w:spacing w:line="300" w:lineRule="auto"/>
        <w:rPr>
          <w:ins w:id="746" w:author="张 杰" w:date="2022-04-24T22:15:00Z"/>
          <w:rFonts w:ascii="仿宋" w:eastAsia="仿宋" w:hAnsi="仿宋"/>
          <w:sz w:val="24"/>
          <w:szCs w:val="24"/>
        </w:rPr>
      </w:pPr>
    </w:p>
    <w:p w14:paraId="7EECDEA8" w14:textId="77777777" w:rsidR="00DF65A2" w:rsidRDefault="00DF65A2" w:rsidP="00000008">
      <w:pPr>
        <w:spacing w:line="300" w:lineRule="auto"/>
        <w:rPr>
          <w:rFonts w:ascii="仿宋" w:eastAsia="仿宋" w:hAnsi="仿宋"/>
          <w:sz w:val="24"/>
          <w:szCs w:val="24"/>
        </w:rPr>
      </w:pPr>
    </w:p>
    <w:p w14:paraId="40EF3403" w14:textId="77777777" w:rsidR="00223344" w:rsidRDefault="00223344" w:rsidP="00000008">
      <w:pPr>
        <w:spacing w:line="300" w:lineRule="auto"/>
        <w:rPr>
          <w:rFonts w:ascii="仿宋" w:eastAsia="仿宋" w:hAnsi="仿宋"/>
          <w:sz w:val="24"/>
          <w:szCs w:val="24"/>
        </w:rPr>
      </w:pPr>
    </w:p>
    <w:p w14:paraId="03A0608D" w14:textId="16624679" w:rsidR="008F0E8D" w:rsidRPr="00364F52" w:rsidRDefault="008F0E8D" w:rsidP="00364F52">
      <w:pPr>
        <w:pStyle w:val="1"/>
        <w:jc w:val="center"/>
        <w:rPr>
          <w:rFonts w:ascii="黑体" w:eastAsia="黑体" w:hAnsi="黑体"/>
          <w:sz w:val="32"/>
          <w:szCs w:val="32"/>
        </w:rPr>
      </w:pPr>
      <w:bookmarkStart w:id="747" w:name="_Toc101730425"/>
      <w:r w:rsidRPr="00364F52">
        <w:rPr>
          <w:rFonts w:ascii="黑体" w:eastAsia="黑体" w:hAnsi="黑体" w:hint="eastAsia"/>
          <w:sz w:val="32"/>
          <w:szCs w:val="32"/>
        </w:rPr>
        <w:lastRenderedPageBreak/>
        <w:t>第</w:t>
      </w:r>
      <w:r w:rsidRPr="00364F52">
        <w:rPr>
          <w:rFonts w:ascii="Times New Roman" w:eastAsia="黑体" w:hAnsi="Times New Roman" w:cs="Times New Roman"/>
          <w:sz w:val="32"/>
          <w:szCs w:val="32"/>
        </w:rPr>
        <w:t>2</w:t>
      </w:r>
      <w:r w:rsidRPr="00364F52">
        <w:rPr>
          <w:rFonts w:ascii="黑体" w:eastAsia="黑体" w:hAnsi="黑体" w:hint="eastAsia"/>
          <w:sz w:val="32"/>
          <w:szCs w:val="32"/>
        </w:rPr>
        <w:t>章 相关技术</w:t>
      </w:r>
      <w:r w:rsidR="00D703C8" w:rsidRPr="00364F52">
        <w:rPr>
          <w:rFonts w:ascii="黑体" w:eastAsia="黑体" w:hAnsi="黑体" w:hint="eastAsia"/>
          <w:sz w:val="32"/>
          <w:szCs w:val="32"/>
        </w:rPr>
        <w:t>简介</w:t>
      </w:r>
      <w:bookmarkEnd w:id="747"/>
    </w:p>
    <w:p w14:paraId="67CB50B6" w14:textId="2EF70805" w:rsidR="008F0E8D" w:rsidRPr="00707F5B" w:rsidRDefault="008F0E8D" w:rsidP="00707F5B">
      <w:pPr>
        <w:pStyle w:val="2"/>
        <w:rPr>
          <w:rFonts w:ascii="黑体" w:eastAsia="黑体" w:hAnsi="黑体"/>
          <w:sz w:val="24"/>
          <w:szCs w:val="24"/>
        </w:rPr>
      </w:pPr>
      <w:bookmarkStart w:id="748" w:name="_Toc101730426"/>
      <w:r w:rsidRPr="00707F5B">
        <w:rPr>
          <w:rFonts w:ascii="Times New Roman" w:eastAsia="黑体" w:hAnsi="Times New Roman" w:cs="Times New Roman"/>
          <w:sz w:val="24"/>
          <w:szCs w:val="24"/>
        </w:rPr>
        <w:t>2.1</w:t>
      </w:r>
      <w:r w:rsidRPr="00707F5B">
        <w:rPr>
          <w:rFonts w:ascii="黑体" w:eastAsia="黑体" w:hAnsi="黑体" w:cs="Times New Roman"/>
          <w:sz w:val="24"/>
          <w:szCs w:val="24"/>
        </w:rPr>
        <w:t xml:space="preserve"> </w:t>
      </w:r>
      <w:r w:rsidRPr="00707F5B">
        <w:rPr>
          <w:rFonts w:ascii="黑体" w:eastAsia="黑体" w:hAnsi="黑体" w:hint="eastAsia"/>
          <w:sz w:val="24"/>
          <w:szCs w:val="24"/>
        </w:rPr>
        <w:t>项目架构</w:t>
      </w:r>
      <w:bookmarkEnd w:id="748"/>
    </w:p>
    <w:p w14:paraId="6837579C" w14:textId="3738D74B" w:rsidR="00534B05" w:rsidRDefault="00DA6AAD" w:rsidP="00196F80">
      <w:pPr>
        <w:spacing w:line="300" w:lineRule="auto"/>
        <w:ind w:firstLineChars="200" w:firstLine="480"/>
        <w:rPr>
          <w:rFonts w:ascii="仿宋" w:eastAsia="仿宋" w:hAnsi="仿宋"/>
          <w:sz w:val="24"/>
          <w:szCs w:val="24"/>
        </w:rPr>
      </w:pPr>
      <w:r w:rsidRPr="00196F80">
        <w:rPr>
          <w:rFonts w:ascii="仿宋" w:eastAsia="仿宋" w:hAnsi="仿宋" w:hint="eastAsia"/>
          <w:sz w:val="24"/>
          <w:szCs w:val="24"/>
        </w:rPr>
        <w:t>为达到</w:t>
      </w:r>
      <w:r w:rsidR="00196F80">
        <w:rPr>
          <w:rFonts w:ascii="仿宋" w:eastAsia="仿宋" w:hAnsi="仿宋" w:hint="eastAsia"/>
          <w:sz w:val="24"/>
          <w:szCs w:val="24"/>
        </w:rPr>
        <w:t>客户端多平台</w:t>
      </w:r>
      <w:r w:rsidR="00196F80" w:rsidRPr="00196F80">
        <w:rPr>
          <w:rFonts w:ascii="Times New Roman" w:eastAsia="仿宋" w:hAnsi="Times New Roman" w:cs="Times New Roman"/>
          <w:sz w:val="24"/>
          <w:szCs w:val="24"/>
        </w:rPr>
        <w:t>UI</w:t>
      </w:r>
      <w:r w:rsidR="00196F80">
        <w:rPr>
          <w:rFonts w:ascii="仿宋" w:eastAsia="仿宋" w:hAnsi="仿宋" w:hint="eastAsia"/>
          <w:sz w:val="24"/>
          <w:szCs w:val="24"/>
        </w:rPr>
        <w:t>设计统一的效果，我们使用</w:t>
      </w:r>
      <w:r w:rsidR="00196F80" w:rsidRPr="00196F80">
        <w:rPr>
          <w:rFonts w:ascii="Times New Roman" w:eastAsia="仿宋" w:hAnsi="Times New Roman" w:cs="Times New Roman"/>
          <w:sz w:val="24"/>
          <w:szCs w:val="24"/>
        </w:rPr>
        <w:t>Flutter</w:t>
      </w:r>
      <w:r w:rsidR="00196F80">
        <w:rPr>
          <w:rFonts w:ascii="仿宋" w:eastAsia="仿宋" w:hAnsi="仿宋" w:hint="eastAsia"/>
          <w:sz w:val="24"/>
          <w:szCs w:val="24"/>
        </w:rPr>
        <w:t>框架统一编译并部署到</w:t>
      </w:r>
      <w:r w:rsidR="00196F80" w:rsidRPr="00196F80">
        <w:rPr>
          <w:rFonts w:ascii="Times New Roman" w:eastAsia="仿宋" w:hAnsi="Times New Roman" w:cs="Times New Roman"/>
          <w:sz w:val="24"/>
          <w:szCs w:val="24"/>
        </w:rPr>
        <w:t>Android</w:t>
      </w:r>
      <w:r w:rsidR="00196F80">
        <w:rPr>
          <w:rFonts w:ascii="仿宋" w:eastAsia="仿宋" w:hAnsi="仿宋" w:hint="eastAsia"/>
          <w:sz w:val="24"/>
          <w:szCs w:val="24"/>
        </w:rPr>
        <w:t>和</w:t>
      </w:r>
      <w:r w:rsidR="00196F80" w:rsidRPr="00196F80">
        <w:rPr>
          <w:rFonts w:ascii="Times New Roman" w:eastAsia="仿宋" w:hAnsi="Times New Roman" w:cs="Times New Roman"/>
          <w:sz w:val="24"/>
          <w:szCs w:val="24"/>
        </w:rPr>
        <w:t>iOS</w:t>
      </w:r>
      <w:r w:rsidR="00196F80">
        <w:rPr>
          <w:rFonts w:ascii="仿宋" w:eastAsia="仿宋" w:hAnsi="仿宋" w:hint="eastAsia"/>
          <w:sz w:val="24"/>
          <w:szCs w:val="24"/>
        </w:rPr>
        <w:t>平台上，提高了一定的开发效率。</w:t>
      </w:r>
      <w:r w:rsidR="00A16FB6">
        <w:rPr>
          <w:rFonts w:ascii="仿宋" w:eastAsia="仿宋" w:hAnsi="仿宋" w:hint="eastAsia"/>
          <w:sz w:val="24"/>
          <w:szCs w:val="24"/>
        </w:rPr>
        <w:t>服务端不是传统的</w:t>
      </w:r>
      <w:r w:rsidR="00A16FB6" w:rsidRPr="00A16FB6">
        <w:rPr>
          <w:rFonts w:ascii="Times New Roman" w:eastAsia="仿宋" w:hAnsi="Times New Roman" w:cs="Times New Roman"/>
          <w:sz w:val="24"/>
          <w:szCs w:val="24"/>
        </w:rPr>
        <w:t>LAMP</w:t>
      </w:r>
      <w:r w:rsidR="00BE5B30">
        <w:rPr>
          <w:rFonts w:ascii="仿宋" w:eastAsia="仿宋" w:hAnsi="仿宋" w:hint="eastAsia"/>
          <w:sz w:val="24"/>
          <w:szCs w:val="24"/>
        </w:rPr>
        <w:t>或</w:t>
      </w:r>
      <w:r w:rsidR="00A16FB6" w:rsidRPr="00A16FB6">
        <w:rPr>
          <w:rFonts w:ascii="Times New Roman" w:eastAsia="仿宋" w:hAnsi="Times New Roman" w:cs="Times New Roman"/>
          <w:sz w:val="24"/>
          <w:szCs w:val="24"/>
        </w:rPr>
        <w:t>MVC</w:t>
      </w:r>
      <w:r w:rsidR="00A16FB6">
        <w:rPr>
          <w:rFonts w:ascii="仿宋" w:eastAsia="仿宋" w:hAnsi="仿宋" w:hint="eastAsia"/>
          <w:sz w:val="24"/>
          <w:szCs w:val="24"/>
        </w:rPr>
        <w:t>架构</w:t>
      </w:r>
      <w:r w:rsidR="00A671DA">
        <w:rPr>
          <w:rFonts w:ascii="仿宋" w:eastAsia="仿宋" w:hAnsi="仿宋" w:hint="eastAsia"/>
          <w:sz w:val="24"/>
          <w:szCs w:val="24"/>
        </w:rPr>
        <w:t>而是一种</w:t>
      </w:r>
      <w:r w:rsidR="00876557">
        <w:rPr>
          <w:rFonts w:ascii="仿宋" w:eastAsia="仿宋" w:hAnsi="仿宋" w:hint="eastAsia"/>
          <w:sz w:val="24"/>
          <w:szCs w:val="24"/>
        </w:rPr>
        <w:t>基于</w:t>
      </w:r>
      <w:r w:rsidR="00A671DA">
        <w:rPr>
          <w:rFonts w:ascii="仿宋" w:eastAsia="仿宋" w:hAnsi="仿宋" w:hint="eastAsia"/>
          <w:sz w:val="24"/>
          <w:szCs w:val="24"/>
        </w:rPr>
        <w:t>微服务</w:t>
      </w:r>
      <w:r w:rsidR="00876557">
        <w:rPr>
          <w:rFonts w:ascii="仿宋" w:eastAsia="仿宋" w:hAnsi="仿宋" w:hint="eastAsia"/>
          <w:sz w:val="24"/>
          <w:szCs w:val="24"/>
        </w:rPr>
        <w:t>的</w:t>
      </w:r>
      <w:r w:rsidR="00A671DA">
        <w:rPr>
          <w:rFonts w:ascii="仿宋" w:eastAsia="仿宋" w:hAnsi="仿宋" w:hint="eastAsia"/>
          <w:sz w:val="24"/>
          <w:szCs w:val="24"/>
        </w:rPr>
        <w:t>架构</w:t>
      </w:r>
      <w:r w:rsidR="00A16FB6">
        <w:rPr>
          <w:rFonts w:ascii="仿宋" w:eastAsia="仿宋" w:hAnsi="仿宋" w:hint="eastAsia"/>
          <w:sz w:val="24"/>
          <w:szCs w:val="24"/>
        </w:rPr>
        <w:t>。</w:t>
      </w:r>
      <w:r w:rsidR="007968B9">
        <w:rPr>
          <w:rFonts w:ascii="仿宋" w:eastAsia="仿宋" w:hAnsi="仿宋" w:hint="eastAsia"/>
          <w:sz w:val="24"/>
          <w:szCs w:val="24"/>
        </w:rPr>
        <w:t>这是因为</w:t>
      </w:r>
      <w:r w:rsidR="00026013">
        <w:rPr>
          <w:rFonts w:ascii="仿宋" w:eastAsia="仿宋" w:hAnsi="仿宋" w:hint="eastAsia"/>
          <w:sz w:val="24"/>
          <w:szCs w:val="24"/>
        </w:rPr>
        <w:t>传统架构</w:t>
      </w:r>
      <w:r w:rsidR="007968B9">
        <w:rPr>
          <w:rFonts w:ascii="仿宋" w:eastAsia="仿宋" w:hAnsi="仿宋" w:hint="eastAsia"/>
          <w:sz w:val="24"/>
          <w:szCs w:val="24"/>
        </w:rPr>
        <w:t>存在以下</w:t>
      </w:r>
      <w:r w:rsidR="000B7BB4">
        <w:rPr>
          <w:rFonts w:ascii="仿宋" w:eastAsia="仿宋" w:hAnsi="仿宋" w:hint="eastAsia"/>
          <w:sz w:val="24"/>
          <w:szCs w:val="24"/>
        </w:rPr>
        <w:t>三</w:t>
      </w:r>
      <w:r w:rsidR="007968B9">
        <w:rPr>
          <w:rFonts w:ascii="仿宋" w:eastAsia="仿宋" w:hAnsi="仿宋" w:hint="eastAsia"/>
          <w:sz w:val="24"/>
          <w:szCs w:val="24"/>
        </w:rPr>
        <w:t>个缺点：</w:t>
      </w:r>
    </w:p>
    <w:p w14:paraId="1E0F3F65" w14:textId="5A0BFBF8" w:rsidR="007968B9" w:rsidRDefault="007968B9" w:rsidP="007968B9">
      <w:pPr>
        <w:spacing w:line="300" w:lineRule="auto"/>
        <w:ind w:firstLine="480"/>
        <w:rPr>
          <w:rFonts w:ascii="仿宋" w:eastAsia="仿宋" w:hAnsi="仿宋"/>
          <w:sz w:val="24"/>
          <w:szCs w:val="24"/>
        </w:rPr>
      </w:pPr>
      <w:r w:rsidRPr="007968B9">
        <w:rPr>
          <w:rFonts w:ascii="仿宋" w:eastAsia="仿宋" w:hAnsi="仿宋" w:hint="eastAsia"/>
          <w:sz w:val="24"/>
          <w:szCs w:val="24"/>
        </w:rPr>
        <w:t>（一</w:t>
      </w:r>
      <w:r>
        <w:rPr>
          <w:rFonts w:ascii="仿宋" w:eastAsia="仿宋" w:hAnsi="仿宋" w:hint="eastAsia"/>
          <w:sz w:val="24"/>
          <w:szCs w:val="24"/>
        </w:rPr>
        <w:t>）</w:t>
      </w:r>
      <w:r w:rsidRPr="007968B9">
        <w:rPr>
          <w:rFonts w:ascii="仿宋" w:eastAsia="仿宋" w:hAnsi="仿宋" w:hint="eastAsia"/>
          <w:sz w:val="24"/>
          <w:szCs w:val="24"/>
        </w:rPr>
        <w:t>开发效率低</w:t>
      </w:r>
      <w:r w:rsidR="003B28A9">
        <w:rPr>
          <w:rFonts w:ascii="仿宋" w:eastAsia="仿宋" w:hAnsi="仿宋" w:hint="eastAsia"/>
          <w:sz w:val="24"/>
          <w:szCs w:val="24"/>
        </w:rPr>
        <w:t>。</w:t>
      </w:r>
      <w:r w:rsidRPr="007968B9">
        <w:rPr>
          <w:rFonts w:ascii="仿宋" w:eastAsia="仿宋" w:hAnsi="仿宋" w:hint="eastAsia"/>
          <w:sz w:val="24"/>
          <w:szCs w:val="24"/>
        </w:rPr>
        <w:t>单体应用随着时间和业务量的增长，代码量会增多并且依赖复杂。 对于这样一个应用编译打包，部署测试一次需要的时间在小时级别。</w:t>
      </w:r>
      <w:r>
        <w:rPr>
          <w:rFonts w:ascii="仿宋" w:eastAsia="仿宋" w:hAnsi="仿宋" w:hint="eastAsia"/>
          <w:sz w:val="24"/>
          <w:szCs w:val="24"/>
        </w:rPr>
        <w:t>同时，也</w:t>
      </w:r>
      <w:r w:rsidR="004A6F85">
        <w:rPr>
          <w:rFonts w:ascii="仿宋" w:eastAsia="仿宋" w:hAnsi="仿宋" w:hint="eastAsia"/>
          <w:sz w:val="24"/>
          <w:szCs w:val="24"/>
        </w:rPr>
        <w:t>增加</w:t>
      </w:r>
      <w:r>
        <w:rPr>
          <w:rFonts w:ascii="仿宋" w:eastAsia="仿宋" w:hAnsi="仿宋" w:hint="eastAsia"/>
          <w:sz w:val="24"/>
          <w:szCs w:val="24"/>
        </w:rPr>
        <w:t>了</w:t>
      </w:r>
      <w:r w:rsidR="004A6F85">
        <w:rPr>
          <w:rFonts w:ascii="仿宋" w:eastAsia="仿宋" w:hAnsi="仿宋" w:hint="eastAsia"/>
          <w:sz w:val="24"/>
          <w:szCs w:val="24"/>
        </w:rPr>
        <w:t>团队协作的开发成本。</w:t>
      </w:r>
    </w:p>
    <w:p w14:paraId="30D74F29" w14:textId="12A879A0" w:rsidR="004A6F85" w:rsidRDefault="004A6F85" w:rsidP="007968B9">
      <w:pPr>
        <w:spacing w:line="300" w:lineRule="auto"/>
        <w:ind w:firstLine="480"/>
        <w:rPr>
          <w:rFonts w:ascii="仿宋" w:eastAsia="仿宋" w:hAnsi="仿宋"/>
          <w:sz w:val="24"/>
          <w:szCs w:val="24"/>
        </w:rPr>
      </w:pPr>
      <w:r>
        <w:rPr>
          <w:rFonts w:ascii="仿宋" w:eastAsia="仿宋" w:hAnsi="仿宋" w:hint="eastAsia"/>
          <w:sz w:val="24"/>
          <w:szCs w:val="24"/>
        </w:rPr>
        <w:t>（二）系统高可用性差。</w:t>
      </w:r>
      <w:r w:rsidR="00E6135F">
        <w:rPr>
          <w:rFonts w:ascii="仿宋" w:eastAsia="仿宋" w:hAnsi="仿宋" w:hint="eastAsia"/>
          <w:sz w:val="24"/>
          <w:szCs w:val="24"/>
        </w:rPr>
        <w:t>系统中的许多服务都</w:t>
      </w:r>
      <w:r w:rsidR="00653846">
        <w:rPr>
          <w:rFonts w:ascii="仿宋" w:eastAsia="仿宋" w:hAnsi="仿宋" w:hint="eastAsia"/>
          <w:sz w:val="24"/>
          <w:szCs w:val="24"/>
        </w:rPr>
        <w:t>运行</w:t>
      </w:r>
      <w:r w:rsidR="00E6135F">
        <w:rPr>
          <w:rFonts w:ascii="仿宋" w:eastAsia="仿宋" w:hAnsi="仿宋" w:hint="eastAsia"/>
          <w:sz w:val="24"/>
          <w:szCs w:val="24"/>
        </w:rPr>
        <w:t>到一个进程中</w:t>
      </w:r>
      <w:r w:rsidR="00653846">
        <w:rPr>
          <w:rFonts w:ascii="仿宋" w:eastAsia="仿宋" w:hAnsi="仿宋" w:hint="eastAsia"/>
          <w:sz w:val="24"/>
          <w:szCs w:val="24"/>
        </w:rPr>
        <w:t>，一旦某个服务出现问题而崩溃</w:t>
      </w:r>
      <w:r w:rsidR="00D856B9">
        <w:rPr>
          <w:rFonts w:ascii="仿宋" w:eastAsia="仿宋" w:hAnsi="仿宋" w:hint="eastAsia"/>
          <w:sz w:val="24"/>
          <w:szCs w:val="24"/>
        </w:rPr>
        <w:t>，可能会影响整个进程对外提供服务的能力</w:t>
      </w:r>
      <w:r w:rsidR="00A56DF9">
        <w:rPr>
          <w:rFonts w:ascii="仿宋" w:eastAsia="仿宋" w:hAnsi="仿宋" w:hint="eastAsia"/>
          <w:sz w:val="24"/>
          <w:szCs w:val="24"/>
        </w:rPr>
        <w:t>，如果该服务以集群的方式部署，甚至</w:t>
      </w:r>
      <w:r w:rsidR="00154B5A">
        <w:rPr>
          <w:rFonts w:ascii="仿宋" w:eastAsia="仿宋" w:hAnsi="仿宋" w:hint="eastAsia"/>
          <w:sz w:val="24"/>
          <w:szCs w:val="24"/>
        </w:rPr>
        <w:t>会出现</w:t>
      </w:r>
      <w:r w:rsidR="00A56DF9">
        <w:rPr>
          <w:rFonts w:ascii="仿宋" w:eastAsia="仿宋" w:hAnsi="仿宋" w:hint="eastAsia"/>
          <w:sz w:val="24"/>
          <w:szCs w:val="24"/>
        </w:rPr>
        <w:t>雪崩效应导致</w:t>
      </w:r>
      <w:r w:rsidR="006F18D1">
        <w:rPr>
          <w:rFonts w:ascii="仿宋" w:eastAsia="仿宋" w:hAnsi="仿宋" w:hint="eastAsia"/>
          <w:sz w:val="24"/>
          <w:szCs w:val="24"/>
        </w:rPr>
        <w:t>一整片服务不可用。</w:t>
      </w:r>
    </w:p>
    <w:p w14:paraId="3B5ECCC4" w14:textId="26A355A9" w:rsidR="004A6F85" w:rsidRPr="00B927C6" w:rsidRDefault="004A6F85" w:rsidP="007968B9">
      <w:pPr>
        <w:spacing w:line="300" w:lineRule="auto"/>
        <w:ind w:firstLine="480"/>
        <w:rPr>
          <w:rFonts w:ascii="Times New Roman" w:eastAsia="仿宋" w:hAnsi="Times New Roman" w:cs="Times New Roman"/>
          <w:sz w:val="24"/>
          <w:szCs w:val="24"/>
        </w:rPr>
      </w:pPr>
      <w:r>
        <w:rPr>
          <w:rFonts w:ascii="仿宋" w:eastAsia="仿宋" w:hAnsi="仿宋" w:hint="eastAsia"/>
          <w:sz w:val="24"/>
          <w:szCs w:val="24"/>
        </w:rPr>
        <w:t>（三）线上发布变慢。</w:t>
      </w:r>
      <w:r w:rsidR="00B927C6">
        <w:rPr>
          <w:rFonts w:ascii="仿宋" w:eastAsia="仿宋" w:hAnsi="仿宋" w:hint="eastAsia"/>
          <w:sz w:val="24"/>
          <w:szCs w:val="24"/>
        </w:rPr>
        <w:t>特别是对</w:t>
      </w:r>
      <w:r w:rsidR="00B927C6" w:rsidRPr="00B927C6">
        <w:rPr>
          <w:rFonts w:ascii="Times New Roman" w:eastAsia="仿宋" w:hAnsi="Times New Roman" w:cs="Times New Roman"/>
          <w:sz w:val="24"/>
          <w:szCs w:val="24"/>
        </w:rPr>
        <w:t>Java</w:t>
      </w:r>
      <w:r w:rsidR="00B927C6">
        <w:rPr>
          <w:rFonts w:ascii="Times New Roman" w:eastAsia="仿宋" w:hAnsi="Times New Roman" w:cs="Times New Roman" w:hint="eastAsia"/>
          <w:sz w:val="24"/>
          <w:szCs w:val="24"/>
        </w:rPr>
        <w:t>应用而言，代码膨胀带来的后果就是服务启动时间急剧拉长，如果服务器规模较大，这样的耗时是不可接受的，或者说当服务器宕机时，不能很快</w:t>
      </w:r>
      <w:r w:rsidR="00525BBD">
        <w:rPr>
          <w:rFonts w:ascii="Times New Roman" w:eastAsia="仿宋" w:hAnsi="Times New Roman" w:cs="Times New Roman" w:hint="eastAsia"/>
          <w:sz w:val="24"/>
          <w:szCs w:val="24"/>
        </w:rPr>
        <w:t>地</w:t>
      </w:r>
      <w:r w:rsidR="00B927C6">
        <w:rPr>
          <w:rFonts w:ascii="Times New Roman" w:eastAsia="仿宋" w:hAnsi="Times New Roman" w:cs="Times New Roman" w:hint="eastAsia"/>
          <w:sz w:val="24"/>
          <w:szCs w:val="24"/>
        </w:rPr>
        <w:t>重启服务会造成重大财产损失。</w:t>
      </w:r>
    </w:p>
    <w:p w14:paraId="737C2741" w14:textId="0CA6E3C4" w:rsidR="00534B05" w:rsidRDefault="00042456"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微服务化是指</w:t>
      </w:r>
      <w:r w:rsidRPr="00042456">
        <w:rPr>
          <w:rFonts w:ascii="仿宋" w:eastAsia="仿宋" w:hAnsi="仿宋" w:hint="eastAsia"/>
          <w:sz w:val="24"/>
          <w:szCs w:val="24"/>
        </w:rPr>
        <w:t>把传统的单机应用中</w:t>
      </w:r>
      <w:r>
        <w:rPr>
          <w:rFonts w:ascii="仿宋" w:eastAsia="仿宋" w:hAnsi="仿宋" w:hint="eastAsia"/>
          <w:sz w:val="24"/>
          <w:szCs w:val="24"/>
        </w:rPr>
        <w:t>不同功能模块抽象解耦出来变成一个个独立的小服务</w:t>
      </w:r>
      <w:r w:rsidR="00F56D7C" w:rsidRPr="00F56D7C">
        <w:rPr>
          <w:rFonts w:ascii="Times New Roman" w:eastAsia="仿宋" w:hAnsi="Times New Roman" w:cs="Times New Roman"/>
          <w:sz w:val="24"/>
          <w:szCs w:val="24"/>
          <w:vertAlign w:val="superscript"/>
        </w:rPr>
        <w:fldChar w:fldCharType="begin"/>
      </w:r>
      <w:r w:rsidR="00F56D7C" w:rsidRPr="00F56D7C">
        <w:rPr>
          <w:rFonts w:ascii="Times New Roman" w:eastAsia="仿宋" w:hAnsi="Times New Roman" w:cs="Times New Roman"/>
          <w:sz w:val="24"/>
          <w:szCs w:val="24"/>
          <w:vertAlign w:val="superscript"/>
        </w:rPr>
        <w:instrText xml:space="preserve"> REF _Ref100158859 \r \h  \* MERGEFORMAT </w:instrText>
      </w:r>
      <w:r w:rsidR="00F56D7C" w:rsidRPr="00F56D7C">
        <w:rPr>
          <w:rFonts w:ascii="Times New Roman" w:eastAsia="仿宋" w:hAnsi="Times New Roman" w:cs="Times New Roman"/>
          <w:sz w:val="24"/>
          <w:szCs w:val="24"/>
          <w:vertAlign w:val="superscript"/>
        </w:rPr>
      </w:r>
      <w:r w:rsidR="00F56D7C" w:rsidRPr="00F56D7C">
        <w:rPr>
          <w:rFonts w:ascii="Times New Roman" w:eastAsia="仿宋" w:hAnsi="Times New Roman" w:cs="Times New Roman"/>
          <w:sz w:val="24"/>
          <w:szCs w:val="24"/>
          <w:vertAlign w:val="superscript"/>
        </w:rPr>
        <w:fldChar w:fldCharType="separate"/>
      </w:r>
      <w:r w:rsidR="00F56D7C" w:rsidRPr="00F56D7C">
        <w:rPr>
          <w:rFonts w:ascii="Times New Roman" w:eastAsia="仿宋" w:hAnsi="Times New Roman" w:cs="Times New Roman"/>
          <w:sz w:val="24"/>
          <w:szCs w:val="24"/>
          <w:vertAlign w:val="superscript"/>
        </w:rPr>
        <w:t>[6]</w:t>
      </w:r>
      <w:r w:rsidR="00F56D7C" w:rsidRPr="00F56D7C">
        <w:rPr>
          <w:rFonts w:ascii="Times New Roman" w:eastAsia="仿宋" w:hAnsi="Times New Roman" w:cs="Times New Roman"/>
          <w:sz w:val="24"/>
          <w:szCs w:val="24"/>
          <w:vertAlign w:val="superscript"/>
        </w:rPr>
        <w:fldChar w:fldCharType="end"/>
      </w:r>
      <w:r w:rsidRPr="00042456">
        <w:rPr>
          <w:rFonts w:ascii="仿宋" w:eastAsia="仿宋" w:hAnsi="仿宋" w:hint="eastAsia"/>
          <w:sz w:val="24"/>
          <w:szCs w:val="24"/>
        </w:rPr>
        <w:t>，改造成通过</w:t>
      </w:r>
      <w:r w:rsidRPr="00042456">
        <w:rPr>
          <w:rFonts w:ascii="Times New Roman" w:eastAsia="仿宋" w:hAnsi="Times New Roman" w:cs="Times New Roman"/>
          <w:sz w:val="24"/>
          <w:szCs w:val="24"/>
        </w:rPr>
        <w:t>RPC</w:t>
      </w:r>
      <w:r w:rsidRPr="00042456">
        <w:rPr>
          <w:rFonts w:ascii="仿宋" w:eastAsia="仿宋" w:hAnsi="仿宋" w:hint="eastAsia"/>
          <w:sz w:val="24"/>
          <w:szCs w:val="24"/>
        </w:rPr>
        <w:t>接口产生的远程方法调用。</w:t>
      </w:r>
      <w:r>
        <w:rPr>
          <w:rFonts w:ascii="仿宋" w:eastAsia="仿宋" w:hAnsi="仿宋" w:hint="eastAsia"/>
          <w:sz w:val="24"/>
          <w:szCs w:val="24"/>
        </w:rPr>
        <w:t>这</w:t>
      </w:r>
      <w:r w:rsidRPr="00042456">
        <w:rPr>
          <w:rFonts w:ascii="仿宋" w:eastAsia="仿宋" w:hAnsi="仿宋" w:hint="eastAsia"/>
          <w:sz w:val="24"/>
          <w:szCs w:val="24"/>
        </w:rPr>
        <w:t>对于</w:t>
      </w:r>
      <w:r>
        <w:rPr>
          <w:rFonts w:ascii="仿宋" w:eastAsia="仿宋" w:hAnsi="仿宋" w:hint="eastAsia"/>
          <w:sz w:val="24"/>
          <w:szCs w:val="24"/>
        </w:rPr>
        <w:t>项目的</w:t>
      </w:r>
      <w:r w:rsidRPr="00042456">
        <w:rPr>
          <w:rFonts w:ascii="仿宋" w:eastAsia="仿宋" w:hAnsi="仿宋" w:hint="eastAsia"/>
          <w:sz w:val="24"/>
          <w:szCs w:val="24"/>
        </w:rPr>
        <w:t>代码复用和</w:t>
      </w:r>
      <w:r>
        <w:rPr>
          <w:rFonts w:ascii="仿宋" w:eastAsia="仿宋" w:hAnsi="仿宋" w:hint="eastAsia"/>
          <w:sz w:val="24"/>
          <w:szCs w:val="24"/>
        </w:rPr>
        <w:t>开发人员的</w:t>
      </w:r>
      <w:r w:rsidRPr="00042456">
        <w:rPr>
          <w:rFonts w:ascii="仿宋" w:eastAsia="仿宋" w:hAnsi="仿宋" w:hint="eastAsia"/>
          <w:sz w:val="24"/>
          <w:szCs w:val="24"/>
        </w:rPr>
        <w:t>业务理解</w:t>
      </w:r>
      <w:r>
        <w:rPr>
          <w:rFonts w:ascii="仿宋" w:eastAsia="仿宋" w:hAnsi="仿宋" w:hint="eastAsia"/>
          <w:sz w:val="24"/>
          <w:szCs w:val="24"/>
        </w:rPr>
        <w:t>都有益处。微服务化有以下四个特点</w:t>
      </w:r>
      <w:r w:rsidR="000B7BB4">
        <w:rPr>
          <w:rFonts w:ascii="仿宋" w:eastAsia="仿宋" w:hAnsi="仿宋" w:hint="eastAsia"/>
          <w:sz w:val="24"/>
          <w:szCs w:val="24"/>
        </w:rPr>
        <w:t>：</w:t>
      </w:r>
    </w:p>
    <w:p w14:paraId="46E17AEC" w14:textId="2DAE617E"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（一）服务粒度</w:t>
      </w:r>
      <w:r w:rsidR="00635FE6">
        <w:rPr>
          <w:rFonts w:ascii="仿宋" w:eastAsia="仿宋" w:hAnsi="仿宋" w:hint="eastAsia"/>
          <w:sz w:val="24"/>
          <w:szCs w:val="24"/>
        </w:rPr>
        <w:t>变细</w:t>
      </w:r>
      <w:r>
        <w:rPr>
          <w:rFonts w:ascii="仿宋" w:eastAsia="仿宋" w:hAnsi="仿宋" w:hint="eastAsia"/>
          <w:sz w:val="24"/>
          <w:szCs w:val="24"/>
        </w:rPr>
        <w:t>。</w:t>
      </w:r>
      <w:r w:rsidR="00B35653">
        <w:rPr>
          <w:rFonts w:ascii="仿宋" w:eastAsia="仿宋" w:hAnsi="仿宋" w:hint="eastAsia"/>
          <w:sz w:val="24"/>
          <w:szCs w:val="24"/>
        </w:rPr>
        <w:t>微服务</w:t>
      </w:r>
      <w:r w:rsidR="000347A1">
        <w:rPr>
          <w:rFonts w:ascii="仿宋" w:eastAsia="仿宋" w:hAnsi="仿宋" w:hint="eastAsia"/>
          <w:sz w:val="24"/>
          <w:szCs w:val="24"/>
        </w:rPr>
        <w:t>设施</w:t>
      </w:r>
      <w:r w:rsidR="00B35653">
        <w:rPr>
          <w:rFonts w:ascii="仿宋" w:eastAsia="仿宋" w:hAnsi="仿宋" w:hint="eastAsia"/>
          <w:sz w:val="24"/>
          <w:szCs w:val="24"/>
        </w:rPr>
        <w:t>就是更细粒度的</w:t>
      </w:r>
      <w:r w:rsidR="000537D5">
        <w:rPr>
          <w:rFonts w:ascii="仿宋" w:eastAsia="仿宋" w:hAnsi="仿宋" w:hint="eastAsia"/>
          <w:sz w:val="24"/>
          <w:szCs w:val="24"/>
        </w:rPr>
        <w:t>多个服务集合。划分粒度的标准是考察该功能涉及到的模块</w:t>
      </w:r>
      <w:r w:rsidRPr="000B7BB4">
        <w:rPr>
          <w:rFonts w:ascii="仿宋" w:eastAsia="仿宋" w:hAnsi="仿宋" w:hint="eastAsia"/>
          <w:sz w:val="24"/>
          <w:szCs w:val="24"/>
        </w:rPr>
        <w:t>，只要该模块</w:t>
      </w:r>
      <w:r w:rsidR="00E7507A">
        <w:rPr>
          <w:rFonts w:ascii="仿宋" w:eastAsia="仿宋" w:hAnsi="仿宋" w:hint="eastAsia"/>
          <w:sz w:val="24"/>
          <w:szCs w:val="24"/>
        </w:rPr>
        <w:t>的依赖与其他模块没有耦合关系</w:t>
      </w:r>
      <w:r w:rsidR="00062B56">
        <w:rPr>
          <w:rFonts w:ascii="仿宋" w:eastAsia="仿宋" w:hAnsi="仿宋" w:hint="eastAsia"/>
          <w:sz w:val="24"/>
          <w:szCs w:val="24"/>
        </w:rPr>
        <w:t>就可以称之为一个微服务。</w:t>
      </w:r>
      <w:r w:rsidR="00062B56">
        <w:rPr>
          <w:rFonts w:ascii="仿宋" w:eastAsia="仿宋" w:hAnsi="仿宋"/>
          <w:sz w:val="24"/>
          <w:szCs w:val="24"/>
        </w:rPr>
        <w:t xml:space="preserve"> </w:t>
      </w:r>
    </w:p>
    <w:p w14:paraId="01CCE109" w14:textId="01F8C375"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（二）服务</w:t>
      </w:r>
      <w:r w:rsidR="00BF304E">
        <w:rPr>
          <w:rFonts w:ascii="仿宋" w:eastAsia="仿宋" w:hAnsi="仿宋" w:hint="eastAsia"/>
          <w:sz w:val="24"/>
          <w:szCs w:val="24"/>
        </w:rPr>
        <w:t>弹性</w:t>
      </w:r>
      <w:r>
        <w:rPr>
          <w:rFonts w:ascii="仿宋" w:eastAsia="仿宋" w:hAnsi="仿宋" w:hint="eastAsia"/>
          <w:sz w:val="24"/>
          <w:szCs w:val="24"/>
        </w:rPr>
        <w:t>部署。</w:t>
      </w:r>
      <w:r w:rsidR="00E90DE5">
        <w:rPr>
          <w:rFonts w:ascii="仿宋" w:eastAsia="仿宋" w:hAnsi="仿宋" w:hint="eastAsia"/>
          <w:sz w:val="24"/>
          <w:szCs w:val="24"/>
        </w:rPr>
        <w:t>微服务中的服务单元部署各自独立，运行在同一宿主机环境下但互</w:t>
      </w:r>
      <w:r w:rsidR="007F60F9">
        <w:rPr>
          <w:rFonts w:ascii="仿宋" w:eastAsia="仿宋" w:hAnsi="仿宋" w:hint="eastAsia"/>
          <w:sz w:val="24"/>
          <w:szCs w:val="24"/>
        </w:rPr>
        <w:t>不</w:t>
      </w:r>
      <w:r w:rsidR="00E90DE5">
        <w:rPr>
          <w:rFonts w:ascii="仿宋" w:eastAsia="仿宋" w:hAnsi="仿宋" w:hint="eastAsia"/>
          <w:sz w:val="24"/>
          <w:szCs w:val="24"/>
        </w:rPr>
        <w:t>影响。</w:t>
      </w:r>
      <w:r w:rsidR="00397FE2">
        <w:rPr>
          <w:rFonts w:ascii="仿宋" w:eastAsia="仿宋" w:hAnsi="仿宋" w:hint="eastAsia"/>
          <w:sz w:val="24"/>
          <w:szCs w:val="24"/>
        </w:rPr>
        <w:t>一个机柜中刀片服务器可以部署多个各不相同的容器服务</w:t>
      </w:r>
      <w:r w:rsidRPr="000B7BB4">
        <w:rPr>
          <w:rFonts w:ascii="仿宋" w:eastAsia="仿宋" w:hAnsi="仿宋" w:hint="eastAsia"/>
          <w:sz w:val="24"/>
          <w:szCs w:val="24"/>
        </w:rPr>
        <w:t>，</w:t>
      </w:r>
      <w:r w:rsidR="00397FE2">
        <w:rPr>
          <w:rFonts w:ascii="仿宋" w:eastAsia="仿宋" w:hAnsi="仿宋" w:hint="eastAsia"/>
          <w:sz w:val="24"/>
          <w:szCs w:val="24"/>
        </w:rPr>
        <w:t>每个容器对外承接不同的服务需求。</w:t>
      </w:r>
    </w:p>
    <w:p w14:paraId="035127F6" w14:textId="36C900C0"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（三）</w:t>
      </w:r>
      <w:r w:rsidRPr="000B7BB4">
        <w:rPr>
          <w:rFonts w:ascii="仿宋" w:eastAsia="仿宋" w:hAnsi="仿宋" w:hint="eastAsia"/>
          <w:sz w:val="24"/>
          <w:szCs w:val="24"/>
        </w:rPr>
        <w:t>服务</w:t>
      </w:r>
      <w:r w:rsidR="00382246">
        <w:rPr>
          <w:rFonts w:ascii="仿宋" w:eastAsia="仿宋" w:hAnsi="仿宋" w:hint="eastAsia"/>
          <w:sz w:val="24"/>
          <w:szCs w:val="24"/>
        </w:rPr>
        <w:t>运维</w:t>
      </w:r>
      <w:r w:rsidR="00FD6F0A">
        <w:rPr>
          <w:rFonts w:ascii="仿宋" w:eastAsia="仿宋" w:hAnsi="仿宋" w:hint="eastAsia"/>
          <w:sz w:val="24"/>
          <w:szCs w:val="24"/>
        </w:rPr>
        <w:t>轻便</w:t>
      </w:r>
      <w:r>
        <w:rPr>
          <w:rFonts w:ascii="仿宋" w:eastAsia="仿宋" w:hAnsi="仿宋" w:hint="eastAsia"/>
          <w:sz w:val="24"/>
          <w:szCs w:val="24"/>
        </w:rPr>
        <w:t>。</w:t>
      </w:r>
      <w:r w:rsidR="00382246">
        <w:rPr>
          <w:rFonts w:ascii="仿宋" w:eastAsia="仿宋" w:hAnsi="仿宋" w:hint="eastAsia"/>
          <w:sz w:val="24"/>
          <w:szCs w:val="24"/>
        </w:rPr>
        <w:t>传统</w:t>
      </w:r>
      <w:r w:rsidR="001E53EB">
        <w:rPr>
          <w:rFonts w:ascii="仿宋" w:eastAsia="仿宋" w:hAnsi="仿宋" w:hint="eastAsia"/>
          <w:sz w:val="24"/>
          <w:szCs w:val="24"/>
        </w:rPr>
        <w:t>服务</w:t>
      </w:r>
      <w:r w:rsidR="00382246">
        <w:rPr>
          <w:rFonts w:ascii="仿宋" w:eastAsia="仿宋" w:hAnsi="仿宋" w:hint="eastAsia"/>
          <w:sz w:val="24"/>
          <w:szCs w:val="24"/>
        </w:rPr>
        <w:t>架构需要</w:t>
      </w:r>
      <w:r w:rsidR="00397987">
        <w:rPr>
          <w:rFonts w:ascii="仿宋" w:eastAsia="仿宋" w:hAnsi="仿宋" w:hint="eastAsia"/>
          <w:sz w:val="24"/>
          <w:szCs w:val="24"/>
        </w:rPr>
        <w:t>一个小型</w:t>
      </w:r>
      <w:r w:rsidR="00382246">
        <w:rPr>
          <w:rFonts w:ascii="仿宋" w:eastAsia="仿宋" w:hAnsi="仿宋" w:hint="eastAsia"/>
          <w:sz w:val="24"/>
          <w:szCs w:val="24"/>
        </w:rPr>
        <w:t>团队根据系统上游版本</w:t>
      </w:r>
      <w:r w:rsidR="00F44535">
        <w:rPr>
          <w:rFonts w:ascii="仿宋" w:eastAsia="仿宋" w:hAnsi="仿宋" w:hint="eastAsia"/>
          <w:sz w:val="24"/>
          <w:szCs w:val="24"/>
        </w:rPr>
        <w:t>和各种依赖关系进行</w:t>
      </w:r>
      <w:r w:rsidR="00382246">
        <w:rPr>
          <w:rFonts w:ascii="仿宋" w:eastAsia="仿宋" w:hAnsi="仿宋" w:hint="eastAsia"/>
          <w:sz w:val="24"/>
          <w:szCs w:val="24"/>
        </w:rPr>
        <w:t>费时费力</w:t>
      </w:r>
      <w:r w:rsidR="00F44535">
        <w:rPr>
          <w:rFonts w:ascii="仿宋" w:eastAsia="仿宋" w:hAnsi="仿宋" w:hint="eastAsia"/>
          <w:sz w:val="24"/>
          <w:szCs w:val="24"/>
        </w:rPr>
        <w:t>地维护。</w:t>
      </w:r>
      <w:r w:rsidR="00820A49">
        <w:rPr>
          <w:rFonts w:ascii="仿宋" w:eastAsia="仿宋" w:hAnsi="仿宋" w:hint="eastAsia"/>
          <w:sz w:val="24"/>
          <w:szCs w:val="24"/>
        </w:rPr>
        <w:t>微服务</w:t>
      </w:r>
      <w:r w:rsidR="00810FA1">
        <w:rPr>
          <w:rFonts w:ascii="仿宋" w:eastAsia="仿宋" w:hAnsi="仿宋" w:hint="eastAsia"/>
          <w:sz w:val="24"/>
          <w:szCs w:val="24"/>
        </w:rPr>
        <w:t>的</w:t>
      </w:r>
      <w:r w:rsidR="00814843">
        <w:rPr>
          <w:rFonts w:ascii="仿宋" w:eastAsia="仿宋" w:hAnsi="仿宋" w:hint="eastAsia"/>
          <w:sz w:val="24"/>
          <w:szCs w:val="24"/>
        </w:rPr>
        <w:t>整个</w:t>
      </w:r>
      <w:r w:rsidR="00810FA1">
        <w:rPr>
          <w:rFonts w:ascii="仿宋" w:eastAsia="仿宋" w:hAnsi="仿宋" w:hint="eastAsia"/>
          <w:sz w:val="24"/>
          <w:szCs w:val="24"/>
        </w:rPr>
        <w:t>生命周期可交给个人来负责</w:t>
      </w:r>
      <w:r w:rsidR="00F50A56">
        <w:rPr>
          <w:rFonts w:ascii="仿宋" w:eastAsia="仿宋" w:hAnsi="仿宋" w:hint="eastAsia"/>
          <w:sz w:val="24"/>
          <w:szCs w:val="24"/>
        </w:rPr>
        <w:t>。</w:t>
      </w:r>
    </w:p>
    <w:p w14:paraId="0FC553ED" w14:textId="37F7C3DD"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（四）</w:t>
      </w:r>
      <w:r w:rsidR="005D0BEA">
        <w:rPr>
          <w:rFonts w:ascii="仿宋" w:eastAsia="仿宋" w:hAnsi="仿宋" w:hint="eastAsia"/>
          <w:sz w:val="24"/>
          <w:szCs w:val="24"/>
        </w:rPr>
        <w:t>服务管理</w:t>
      </w:r>
      <w:r w:rsidR="00FA3C0A">
        <w:rPr>
          <w:rFonts w:ascii="仿宋" w:eastAsia="仿宋" w:hAnsi="仿宋" w:hint="eastAsia"/>
          <w:sz w:val="24"/>
          <w:szCs w:val="24"/>
        </w:rPr>
        <w:t>中心化</w:t>
      </w:r>
      <w:r w:rsidR="005D0BEA">
        <w:rPr>
          <w:rFonts w:ascii="仿宋" w:eastAsia="仿宋" w:hAnsi="仿宋" w:hint="eastAsia"/>
          <w:sz w:val="24"/>
          <w:szCs w:val="24"/>
        </w:rPr>
        <w:t>。</w:t>
      </w:r>
      <w:r w:rsidR="00832E06">
        <w:rPr>
          <w:rFonts w:ascii="仿宋" w:eastAsia="仿宋" w:hAnsi="仿宋" w:hint="eastAsia"/>
          <w:sz w:val="24"/>
          <w:szCs w:val="24"/>
        </w:rPr>
        <w:t>微服务设施中的服务单元是业务分层之后的</w:t>
      </w:r>
      <w:r w:rsidR="00006746">
        <w:rPr>
          <w:rFonts w:ascii="仿宋" w:eastAsia="仿宋" w:hAnsi="仿宋" w:hint="eastAsia"/>
          <w:sz w:val="24"/>
          <w:szCs w:val="24"/>
        </w:rPr>
        <w:t>表征</w:t>
      </w:r>
      <w:r w:rsidR="00832E06">
        <w:rPr>
          <w:rFonts w:ascii="仿宋" w:eastAsia="仿宋" w:hAnsi="仿宋" w:hint="eastAsia"/>
          <w:sz w:val="24"/>
          <w:szCs w:val="24"/>
        </w:rPr>
        <w:t>。</w:t>
      </w:r>
      <w:r w:rsidR="00006746">
        <w:rPr>
          <w:rFonts w:ascii="仿宋" w:eastAsia="仿宋" w:hAnsi="仿宋" w:hint="eastAsia"/>
          <w:sz w:val="24"/>
          <w:szCs w:val="24"/>
        </w:rPr>
        <w:t>必然存在着</w:t>
      </w:r>
      <w:r w:rsidR="00140BC5">
        <w:rPr>
          <w:rFonts w:ascii="仿宋" w:eastAsia="仿宋" w:hAnsi="仿宋" w:hint="eastAsia"/>
          <w:sz w:val="24"/>
          <w:szCs w:val="24"/>
        </w:rPr>
        <w:t>服务注册，管理与发现的平台来进行治理</w:t>
      </w:r>
      <w:r w:rsidR="00D02212">
        <w:rPr>
          <w:rFonts w:ascii="仿宋" w:eastAsia="仿宋" w:hAnsi="仿宋" w:hint="eastAsia"/>
          <w:sz w:val="24"/>
          <w:szCs w:val="24"/>
        </w:rPr>
        <w:t>，维持服务的健康度。</w:t>
      </w:r>
    </w:p>
    <w:p w14:paraId="55FB76DD" w14:textId="3E4610D0" w:rsidR="00DA6AAD" w:rsidDel="00A45898" w:rsidRDefault="00F95F3E" w:rsidP="006E0B0A">
      <w:pPr>
        <w:spacing w:line="300" w:lineRule="auto"/>
        <w:ind w:firstLineChars="200" w:firstLine="480"/>
        <w:rPr>
          <w:del w:id="749" w:author="张 杰" w:date="2022-04-24T21:55:00Z"/>
          <w:rFonts w:ascii="仿宋" w:eastAsia="仿宋" w:hAnsi="仿宋"/>
          <w:sz w:val="24"/>
          <w:szCs w:val="24"/>
        </w:rPr>
      </w:pPr>
      <w:ins w:id="750" w:author="张 杰" w:date="2022-04-24T21:55:00Z">
        <w:r>
          <w:rPr>
            <w:rFonts w:ascii="仿宋" w:eastAsia="仿宋" w:hAnsi="仿宋" w:hint="eastAsia"/>
            <w:sz w:val="24"/>
            <w:szCs w:val="24"/>
          </w:rPr>
          <w:t>本系统的整体架构如图</w:t>
        </w:r>
        <w:r w:rsidRPr="001323C1">
          <w:rPr>
            <w:rFonts w:ascii="Times New Roman" w:eastAsia="仿宋" w:hAnsi="Times New Roman" w:cs="Times New Roman"/>
            <w:sz w:val="24"/>
            <w:szCs w:val="24"/>
          </w:rPr>
          <w:t>2-12-1</w:t>
        </w:r>
        <w:r>
          <w:rPr>
            <w:rFonts w:ascii="Times New Roman" w:eastAsia="仿宋" w:hAnsi="Times New Roman" w:cs="Times New Roman" w:hint="eastAsia"/>
            <w:sz w:val="24"/>
            <w:szCs w:val="24"/>
          </w:rPr>
          <w:t>所示。</w:t>
        </w:r>
        <w:r w:rsidR="00AD306D">
          <w:rPr>
            <w:rFonts w:ascii="仿宋" w:eastAsia="仿宋" w:hAnsi="仿宋" w:hint="eastAsia"/>
            <w:sz w:val="24"/>
            <w:szCs w:val="24"/>
          </w:rPr>
          <w:t>服务接口</w:t>
        </w:r>
      </w:ins>
      <w:ins w:id="751" w:author="张 杰" w:date="2022-04-24T21:58:00Z">
        <w:r w:rsidR="000D478C">
          <w:rPr>
            <w:rFonts w:ascii="仿宋" w:eastAsia="仿宋" w:hAnsi="仿宋" w:hint="eastAsia"/>
            <w:sz w:val="24"/>
            <w:szCs w:val="24"/>
          </w:rPr>
          <w:t>用</w:t>
        </w:r>
        <w:r w:rsidR="000D478C" w:rsidRPr="000D478C">
          <w:rPr>
            <w:rFonts w:ascii="Times New Roman" w:eastAsia="仿宋" w:hAnsi="Times New Roman" w:cs="Times New Roman"/>
            <w:sz w:val="24"/>
            <w:szCs w:val="24"/>
            <w:rPrChange w:id="752" w:author="张 杰" w:date="2022-04-24T21:58:00Z">
              <w:rPr>
                <w:rFonts w:ascii="仿宋" w:eastAsia="仿宋" w:hAnsi="仿宋"/>
                <w:sz w:val="24"/>
                <w:szCs w:val="24"/>
              </w:rPr>
            </w:rPrChange>
          </w:rPr>
          <w:t>Go</w:t>
        </w:r>
        <w:r w:rsidR="000D478C">
          <w:rPr>
            <w:rFonts w:ascii="仿宋" w:eastAsia="仿宋" w:hAnsi="仿宋" w:hint="eastAsia"/>
            <w:sz w:val="24"/>
            <w:szCs w:val="24"/>
          </w:rPr>
          <w:t>实现</w:t>
        </w:r>
      </w:ins>
      <w:ins w:id="753" w:author="张 杰" w:date="2022-04-24T21:55:00Z">
        <w:r w:rsidR="00AD306D">
          <w:rPr>
            <w:rFonts w:ascii="仿宋" w:eastAsia="仿宋" w:hAnsi="仿宋" w:hint="eastAsia"/>
            <w:sz w:val="24"/>
            <w:szCs w:val="24"/>
          </w:rPr>
          <w:t>，并且利用</w:t>
        </w:r>
        <w:r w:rsidR="00AD306D" w:rsidRPr="0083010C">
          <w:rPr>
            <w:rFonts w:ascii="Times New Roman" w:eastAsia="仿宋" w:hAnsi="Times New Roman" w:cs="Times New Roman"/>
            <w:sz w:val="24"/>
            <w:szCs w:val="24"/>
          </w:rPr>
          <w:t>Redis</w:t>
        </w:r>
        <w:r w:rsidR="00AD306D">
          <w:rPr>
            <w:rFonts w:ascii="仿宋" w:eastAsia="仿宋" w:hAnsi="仿宋" w:hint="eastAsia"/>
            <w:sz w:val="24"/>
            <w:szCs w:val="24"/>
          </w:rPr>
          <w:t>做热点数据缓存，</w:t>
        </w:r>
        <w:r w:rsidR="00AD306D" w:rsidRPr="00050913">
          <w:rPr>
            <w:rFonts w:ascii="Times New Roman" w:eastAsia="仿宋" w:hAnsi="Times New Roman" w:cs="Times New Roman"/>
            <w:sz w:val="24"/>
            <w:szCs w:val="24"/>
          </w:rPr>
          <w:t>MySQL</w:t>
        </w:r>
      </w:ins>
      <w:ins w:id="754" w:author="张 杰" w:date="2022-04-24T22:00:00Z">
        <w:r w:rsidR="008A27A2">
          <w:rPr>
            <w:rFonts w:ascii="仿宋" w:eastAsia="仿宋" w:hAnsi="仿宋" w:hint="eastAsia"/>
            <w:sz w:val="24"/>
            <w:szCs w:val="24"/>
          </w:rPr>
          <w:t>做数据库</w:t>
        </w:r>
      </w:ins>
      <w:ins w:id="755" w:author="张 杰" w:date="2022-04-24T21:55:00Z">
        <w:r w:rsidR="00AD306D">
          <w:rPr>
            <w:rFonts w:ascii="仿宋" w:eastAsia="仿宋" w:hAnsi="仿宋" w:hint="eastAsia"/>
            <w:sz w:val="24"/>
            <w:szCs w:val="24"/>
          </w:rPr>
          <w:t>，</w:t>
        </w:r>
        <w:r w:rsidR="00AD306D" w:rsidRPr="003A16FB">
          <w:rPr>
            <w:rFonts w:ascii="Times New Roman" w:eastAsia="仿宋" w:hAnsi="Times New Roman" w:cs="Times New Roman"/>
            <w:sz w:val="24"/>
            <w:szCs w:val="24"/>
          </w:rPr>
          <w:t>MeiliSearch</w:t>
        </w:r>
        <w:r w:rsidR="00AD306D">
          <w:rPr>
            <w:rFonts w:ascii="Times New Roman" w:eastAsia="仿宋" w:hAnsi="Times New Roman" w:cs="Times New Roman" w:hint="eastAsia"/>
            <w:sz w:val="24"/>
            <w:szCs w:val="24"/>
          </w:rPr>
          <w:t>做全文搜索</w:t>
        </w:r>
        <w:r w:rsidR="00AD306D">
          <w:rPr>
            <w:rFonts w:ascii="仿宋" w:eastAsia="仿宋" w:hAnsi="仿宋" w:hint="eastAsia"/>
            <w:sz w:val="24"/>
            <w:szCs w:val="24"/>
          </w:rPr>
          <w:t>，客户端用带有</w:t>
        </w:r>
        <w:r w:rsidR="00AD306D" w:rsidRPr="00A64450">
          <w:rPr>
            <w:rFonts w:ascii="Times New Roman" w:eastAsia="仿宋" w:hAnsi="Times New Roman" w:cs="Times New Roman"/>
            <w:sz w:val="24"/>
            <w:szCs w:val="24"/>
          </w:rPr>
          <w:t>COS</w:t>
        </w:r>
        <w:r w:rsidR="00AD306D">
          <w:rPr>
            <w:rFonts w:ascii="仿宋" w:eastAsia="仿宋" w:hAnsi="仿宋" w:hint="eastAsia"/>
            <w:sz w:val="24"/>
            <w:szCs w:val="24"/>
          </w:rPr>
          <w:t>对象存储回源的</w:t>
        </w:r>
        <w:r w:rsidR="00AD306D" w:rsidRPr="00A64450">
          <w:rPr>
            <w:rFonts w:ascii="Times New Roman" w:eastAsia="仿宋" w:hAnsi="Times New Roman" w:cs="Times New Roman"/>
            <w:sz w:val="24"/>
            <w:szCs w:val="24"/>
          </w:rPr>
          <w:t>CDN</w:t>
        </w:r>
        <w:r w:rsidR="00AD306D">
          <w:rPr>
            <w:rFonts w:ascii="仿宋" w:eastAsia="仿宋" w:hAnsi="仿宋" w:hint="eastAsia"/>
            <w:sz w:val="24"/>
            <w:szCs w:val="24"/>
          </w:rPr>
          <w:t>以</w:t>
        </w:r>
        <w:r w:rsidR="00AD306D" w:rsidRPr="00274A80">
          <w:rPr>
            <w:rFonts w:ascii="Times New Roman" w:eastAsia="仿宋" w:hAnsi="Times New Roman" w:cs="Times New Roman"/>
            <w:sz w:val="24"/>
            <w:szCs w:val="24"/>
          </w:rPr>
          <w:t>HTTPS</w:t>
        </w:r>
        <w:r w:rsidR="00AD306D">
          <w:rPr>
            <w:rFonts w:ascii="仿宋" w:eastAsia="仿宋" w:hAnsi="仿宋" w:hint="eastAsia"/>
            <w:sz w:val="24"/>
            <w:szCs w:val="24"/>
          </w:rPr>
          <w:t>的形式</w:t>
        </w:r>
        <w:del w:id="756" w:author="张 杰" w:date="2022-04-23T22:18:00Z">
          <w:r w:rsidR="00AD306D" w:rsidDel="00A64450">
            <w:rPr>
              <w:rFonts w:ascii="仿宋" w:eastAsia="仿宋" w:hAnsi="仿宋" w:hint="eastAsia"/>
              <w:sz w:val="24"/>
              <w:szCs w:val="24"/>
            </w:rPr>
            <w:delText>通过</w:delText>
          </w:r>
          <w:r w:rsidR="00AD306D" w:rsidDel="00A64450">
            <w:rPr>
              <w:rFonts w:ascii="Times New Roman" w:eastAsia="仿宋" w:hAnsi="Times New Roman" w:cs="Times New Roman"/>
              <w:sz w:val="24"/>
              <w:szCs w:val="24"/>
            </w:rPr>
            <w:delText>HTTPS</w:delText>
          </w:r>
        </w:del>
        <w:r w:rsidR="00AD306D">
          <w:rPr>
            <w:rFonts w:ascii="仿宋" w:eastAsia="仿宋" w:hAnsi="仿宋" w:hint="eastAsia"/>
            <w:sz w:val="24"/>
            <w:szCs w:val="24"/>
          </w:rPr>
          <w:t>访问</w:t>
        </w:r>
        <w:r w:rsidR="00AD306D" w:rsidRPr="00A64450">
          <w:rPr>
            <w:rFonts w:ascii="Times New Roman" w:eastAsia="仿宋" w:hAnsi="Times New Roman" w:cs="Times New Roman"/>
            <w:sz w:val="24"/>
            <w:szCs w:val="24"/>
          </w:rPr>
          <w:t>App</w:t>
        </w:r>
        <w:r w:rsidR="00AD306D">
          <w:rPr>
            <w:rFonts w:ascii="仿宋" w:eastAsia="仿宋" w:hAnsi="仿宋" w:hint="eastAsia"/>
            <w:sz w:val="24"/>
            <w:szCs w:val="24"/>
          </w:rPr>
          <w:t>中的静态资源。通过</w:t>
        </w:r>
        <w:r w:rsidR="00AD306D" w:rsidRPr="00A64450">
          <w:rPr>
            <w:rFonts w:ascii="Times New Roman" w:eastAsia="仿宋" w:hAnsi="Times New Roman" w:cs="Times New Roman"/>
            <w:sz w:val="24"/>
            <w:szCs w:val="24"/>
          </w:rPr>
          <w:t>gRPC</w:t>
        </w:r>
        <w:r w:rsidR="00AD306D">
          <w:rPr>
            <w:rFonts w:ascii="仿宋" w:eastAsia="仿宋" w:hAnsi="仿宋" w:hint="eastAsia"/>
            <w:sz w:val="24"/>
            <w:szCs w:val="24"/>
          </w:rPr>
          <w:t>协议规定</w:t>
        </w:r>
        <w:r w:rsidR="00AD306D">
          <w:rPr>
            <w:rFonts w:ascii="仿宋" w:eastAsia="仿宋" w:hAnsi="仿宋" w:hint="eastAsia"/>
            <w:sz w:val="24"/>
            <w:szCs w:val="24"/>
          </w:rPr>
          <w:lastRenderedPageBreak/>
          <w:t>的接口进行相应方法的调用，</w:t>
        </w:r>
        <w:r w:rsidR="00AD306D" w:rsidRPr="00A64450">
          <w:rPr>
            <w:rFonts w:ascii="Times New Roman" w:eastAsia="仿宋" w:hAnsi="Times New Roman" w:cs="Times New Roman"/>
            <w:sz w:val="24"/>
            <w:szCs w:val="24"/>
          </w:rPr>
          <w:t>Service</w:t>
        </w:r>
        <w:r w:rsidR="00AD306D">
          <w:rPr>
            <w:rFonts w:ascii="仿宋" w:eastAsia="仿宋" w:hAnsi="仿宋" w:hint="eastAsia"/>
            <w:sz w:val="24"/>
            <w:szCs w:val="24"/>
          </w:rPr>
          <w:t>为接口的具体实现逻辑，与</w:t>
        </w:r>
        <w:r w:rsidR="00AD306D" w:rsidRPr="00A64450">
          <w:rPr>
            <w:rFonts w:ascii="Times New Roman" w:eastAsia="仿宋" w:hAnsi="Times New Roman" w:cs="Times New Roman"/>
            <w:sz w:val="24"/>
            <w:szCs w:val="24"/>
          </w:rPr>
          <w:t>Redis</w:t>
        </w:r>
        <w:r w:rsidR="00AD306D">
          <w:rPr>
            <w:rFonts w:ascii="Times New Roman" w:eastAsia="仿宋" w:hAnsi="Times New Roman" w:cs="Times New Roman" w:hint="eastAsia"/>
            <w:sz w:val="24"/>
            <w:szCs w:val="24"/>
          </w:rPr>
          <w:t>和</w:t>
        </w:r>
        <w:r w:rsidR="00AD306D" w:rsidRPr="00A64450">
          <w:rPr>
            <w:rFonts w:ascii="Times New Roman" w:eastAsia="仿宋" w:hAnsi="Times New Roman" w:cs="Times New Roman"/>
            <w:sz w:val="24"/>
            <w:szCs w:val="24"/>
          </w:rPr>
          <w:t>MeiliSearch</w:t>
        </w:r>
        <w:r w:rsidR="00AD306D">
          <w:rPr>
            <w:rFonts w:ascii="仿宋" w:eastAsia="仿宋" w:hAnsi="仿宋" w:hint="eastAsia"/>
            <w:sz w:val="24"/>
            <w:szCs w:val="24"/>
          </w:rPr>
          <w:t>一起组成三个容器构建服务框架。</w:t>
        </w:r>
        <w:r w:rsidR="00AD306D" w:rsidRPr="00A64450">
          <w:rPr>
            <w:rFonts w:ascii="Times New Roman" w:eastAsia="仿宋" w:hAnsi="Times New Roman" w:cs="Times New Roman"/>
            <w:sz w:val="24"/>
            <w:szCs w:val="24"/>
          </w:rPr>
          <w:t>MySQL</w:t>
        </w:r>
        <w:r w:rsidR="00AD306D">
          <w:rPr>
            <w:rFonts w:ascii="仿宋" w:eastAsia="仿宋" w:hAnsi="仿宋" w:hint="eastAsia"/>
            <w:sz w:val="24"/>
            <w:szCs w:val="24"/>
          </w:rPr>
          <w:t>作为系统的数据持久化层，在</w:t>
        </w:r>
        <w:r w:rsidR="00AD306D" w:rsidRPr="00A64450">
          <w:rPr>
            <w:rFonts w:ascii="Times New Roman" w:eastAsia="仿宋" w:hAnsi="Times New Roman" w:cs="Times New Roman"/>
            <w:sz w:val="24"/>
            <w:szCs w:val="24"/>
          </w:rPr>
          <w:t>Redis</w:t>
        </w:r>
        <w:r w:rsidR="00AD306D">
          <w:rPr>
            <w:rFonts w:ascii="仿宋" w:eastAsia="仿宋" w:hAnsi="仿宋" w:hint="eastAsia"/>
            <w:sz w:val="24"/>
            <w:szCs w:val="24"/>
          </w:rPr>
          <w:t>缓存失效时发挥重要作用。</w:t>
        </w:r>
      </w:ins>
      <w:del w:id="757" w:author="张 杰" w:date="2022-04-24T21:55:00Z">
        <w:r w:rsidR="00A16FB6" w:rsidDel="00AD306D">
          <w:rPr>
            <w:rFonts w:ascii="仿宋" w:eastAsia="仿宋" w:hAnsi="仿宋" w:hint="eastAsia"/>
            <w:sz w:val="24"/>
            <w:szCs w:val="24"/>
          </w:rPr>
          <w:delText>具体来说，</w:delText>
        </w:r>
        <w:r w:rsidR="000B7BB4" w:rsidDel="00AD306D">
          <w:rPr>
            <w:rFonts w:ascii="仿宋" w:eastAsia="仿宋" w:hAnsi="仿宋" w:hint="eastAsia"/>
            <w:sz w:val="24"/>
            <w:szCs w:val="24"/>
          </w:rPr>
          <w:delText>本系统使用</w:delText>
        </w:r>
        <w:r w:rsidR="000B7BB4" w:rsidRPr="000B7BB4" w:rsidDel="00AD306D">
          <w:rPr>
            <w:rFonts w:ascii="Times New Roman" w:eastAsia="仿宋" w:hAnsi="Times New Roman" w:cs="Times New Roman"/>
            <w:sz w:val="24"/>
            <w:szCs w:val="24"/>
          </w:rPr>
          <w:delText>Go</w:delText>
        </w:r>
        <w:r w:rsidR="000B7BB4" w:rsidDel="00AD306D">
          <w:rPr>
            <w:rFonts w:ascii="仿宋" w:eastAsia="仿宋" w:hAnsi="仿宋" w:hint="eastAsia"/>
            <w:sz w:val="24"/>
            <w:szCs w:val="24"/>
          </w:rPr>
          <w:delText>语言</w:delText>
        </w:r>
        <w:r w:rsidR="00090014" w:rsidDel="00AD306D">
          <w:rPr>
            <w:rFonts w:ascii="仿宋" w:eastAsia="仿宋" w:hAnsi="仿宋" w:hint="eastAsia"/>
            <w:sz w:val="24"/>
            <w:szCs w:val="24"/>
          </w:rPr>
          <w:delText>实现服务接口</w:delText>
        </w:r>
        <w:r w:rsidR="006B7589" w:rsidDel="00AD306D">
          <w:rPr>
            <w:rFonts w:ascii="仿宋" w:eastAsia="仿宋" w:hAnsi="仿宋" w:hint="eastAsia"/>
            <w:sz w:val="24"/>
            <w:szCs w:val="24"/>
          </w:rPr>
          <w:delText>，</w:delText>
        </w:r>
        <w:r w:rsidR="0083010C" w:rsidDel="00AD306D">
          <w:rPr>
            <w:rFonts w:ascii="仿宋" w:eastAsia="仿宋" w:hAnsi="仿宋" w:hint="eastAsia"/>
            <w:sz w:val="24"/>
            <w:szCs w:val="24"/>
          </w:rPr>
          <w:delText>并且利用</w:delText>
        </w:r>
        <w:r w:rsidR="0083010C" w:rsidRPr="0083010C" w:rsidDel="00AD306D">
          <w:rPr>
            <w:rFonts w:ascii="Times New Roman" w:eastAsia="仿宋" w:hAnsi="Times New Roman" w:cs="Times New Roman"/>
            <w:sz w:val="24"/>
            <w:szCs w:val="24"/>
          </w:rPr>
          <w:delText>Redis</w:delText>
        </w:r>
        <w:r w:rsidR="0083010C" w:rsidDel="00AD306D">
          <w:rPr>
            <w:rFonts w:ascii="仿宋" w:eastAsia="仿宋" w:hAnsi="仿宋" w:hint="eastAsia"/>
            <w:sz w:val="24"/>
            <w:szCs w:val="24"/>
          </w:rPr>
          <w:delText>做热点数据缓存，</w:delText>
        </w:r>
        <w:r w:rsidR="00050913" w:rsidRPr="00050913" w:rsidDel="00AD306D">
          <w:rPr>
            <w:rFonts w:ascii="Times New Roman" w:eastAsia="仿宋" w:hAnsi="Times New Roman" w:cs="Times New Roman"/>
            <w:sz w:val="24"/>
            <w:szCs w:val="24"/>
          </w:rPr>
          <w:delText>MySQL</w:delText>
        </w:r>
        <w:r w:rsidR="0083010C" w:rsidDel="00AD306D">
          <w:rPr>
            <w:rFonts w:ascii="Times New Roman" w:eastAsia="仿宋" w:hAnsi="Times New Roman" w:cs="Times New Roman" w:hint="eastAsia"/>
            <w:sz w:val="24"/>
            <w:szCs w:val="24"/>
          </w:rPr>
          <w:delText>用来</w:delText>
        </w:r>
        <w:r w:rsidR="00050913" w:rsidDel="00AD306D">
          <w:rPr>
            <w:rFonts w:ascii="仿宋" w:eastAsia="仿宋" w:hAnsi="仿宋" w:hint="eastAsia"/>
            <w:sz w:val="24"/>
            <w:szCs w:val="24"/>
          </w:rPr>
          <w:delText>进行数据持久化</w:delText>
        </w:r>
        <w:r w:rsidR="001C3B33" w:rsidDel="00AD306D">
          <w:rPr>
            <w:rFonts w:ascii="仿宋" w:eastAsia="仿宋" w:hAnsi="仿宋" w:hint="eastAsia"/>
            <w:sz w:val="24"/>
            <w:szCs w:val="24"/>
          </w:rPr>
          <w:delText>，</w:delText>
        </w:r>
        <w:r w:rsidR="003A16FB" w:rsidDel="00AD306D">
          <w:rPr>
            <w:rFonts w:ascii="仿宋" w:eastAsia="仿宋" w:hAnsi="仿宋" w:hint="eastAsia"/>
            <w:sz w:val="24"/>
            <w:szCs w:val="24"/>
          </w:rPr>
          <w:delText>用</w:delText>
        </w:r>
        <w:r w:rsidR="003A16FB" w:rsidRPr="003A16FB" w:rsidDel="00AD306D">
          <w:rPr>
            <w:rFonts w:ascii="Times New Roman" w:eastAsia="仿宋" w:hAnsi="Times New Roman" w:cs="Times New Roman"/>
            <w:sz w:val="24"/>
            <w:szCs w:val="24"/>
          </w:rPr>
          <w:delText>MeiliSearch</w:delText>
        </w:r>
        <w:r w:rsidR="003A16FB" w:rsidDel="00AD306D">
          <w:rPr>
            <w:rFonts w:ascii="Times New Roman" w:eastAsia="仿宋" w:hAnsi="Times New Roman" w:cs="Times New Roman" w:hint="eastAsia"/>
            <w:sz w:val="24"/>
            <w:szCs w:val="24"/>
          </w:rPr>
          <w:delText>做全文搜索</w:delText>
        </w:r>
        <w:r w:rsidR="003A16FB" w:rsidDel="00AD306D">
          <w:rPr>
            <w:rFonts w:ascii="仿宋" w:eastAsia="仿宋" w:hAnsi="仿宋" w:hint="eastAsia"/>
            <w:sz w:val="24"/>
            <w:szCs w:val="24"/>
          </w:rPr>
          <w:delText>，</w:delText>
        </w:r>
        <w:r w:rsidR="001C3B33" w:rsidDel="00AD306D">
          <w:rPr>
            <w:rFonts w:ascii="仿宋" w:eastAsia="仿宋" w:hAnsi="仿宋" w:hint="eastAsia"/>
            <w:sz w:val="24"/>
            <w:szCs w:val="24"/>
          </w:rPr>
          <w:delText>对于</w:delText>
        </w:r>
        <w:r w:rsidR="001C3B33" w:rsidRPr="001C3B33" w:rsidDel="00AD306D">
          <w:rPr>
            <w:rFonts w:ascii="Times New Roman" w:eastAsia="仿宋" w:hAnsi="Times New Roman" w:cs="Times New Roman"/>
            <w:sz w:val="24"/>
            <w:szCs w:val="24"/>
          </w:rPr>
          <w:delText>App</w:delText>
        </w:r>
        <w:r w:rsidR="001C3B33" w:rsidDel="00AD306D">
          <w:rPr>
            <w:rFonts w:ascii="仿宋" w:eastAsia="仿宋" w:hAnsi="仿宋" w:hint="eastAsia"/>
            <w:sz w:val="24"/>
            <w:szCs w:val="24"/>
          </w:rPr>
          <w:delText>中的图片等其他静态资源，我们使用腾讯云对象存储提供的</w:delText>
        </w:r>
        <w:r w:rsidR="001C3B33" w:rsidRPr="001C3B33" w:rsidDel="00AD306D">
          <w:rPr>
            <w:rFonts w:ascii="Times New Roman" w:eastAsia="仿宋" w:hAnsi="Times New Roman" w:cs="Times New Roman"/>
            <w:sz w:val="24"/>
            <w:szCs w:val="24"/>
          </w:rPr>
          <w:delText xml:space="preserve"> SDK</w:delText>
        </w:r>
        <w:r w:rsidR="001C3B33" w:rsidDel="00AD306D">
          <w:rPr>
            <w:rFonts w:ascii="仿宋" w:eastAsia="仿宋" w:hAnsi="仿宋" w:hint="eastAsia"/>
            <w:sz w:val="24"/>
            <w:szCs w:val="24"/>
          </w:rPr>
          <w:delText>来进行访问。</w:delText>
        </w:r>
        <w:r w:rsidR="001C3B33" w:rsidDel="00F95F3E">
          <w:rPr>
            <w:rFonts w:ascii="仿宋" w:eastAsia="仿宋" w:hAnsi="仿宋" w:hint="eastAsia"/>
            <w:sz w:val="24"/>
            <w:szCs w:val="24"/>
          </w:rPr>
          <w:delText>整体架构如图</w:delText>
        </w:r>
        <w:r w:rsidR="001323C1" w:rsidRPr="001323C1" w:rsidDel="00F95F3E">
          <w:rPr>
            <w:rFonts w:ascii="Times New Roman" w:eastAsia="仿宋" w:hAnsi="Times New Roman" w:cs="Times New Roman"/>
            <w:sz w:val="24"/>
            <w:szCs w:val="24"/>
          </w:rPr>
          <w:delText>2-1</w:delText>
        </w:r>
        <w:r w:rsidR="001C3B33" w:rsidDel="00F95F3E">
          <w:rPr>
            <w:rFonts w:ascii="仿宋" w:eastAsia="仿宋" w:hAnsi="仿宋" w:hint="eastAsia"/>
            <w:sz w:val="24"/>
            <w:szCs w:val="24"/>
          </w:rPr>
          <w:delText>所示</w:delText>
        </w:r>
        <w:r w:rsidR="001C3B33" w:rsidDel="00AD306D">
          <w:rPr>
            <w:rFonts w:ascii="仿宋" w:eastAsia="仿宋" w:hAnsi="仿宋" w:hint="eastAsia"/>
            <w:sz w:val="24"/>
            <w:szCs w:val="24"/>
          </w:rPr>
          <w:delText>：</w:delText>
        </w:r>
      </w:del>
      <w:ins w:id="758" w:author="NTKO" w:date="2022-04-23T20:51:00Z">
        <w:del w:id="759" w:author="张 杰" w:date="2022-04-24T21:55:00Z">
          <w:r w:rsidR="00A04608" w:rsidDel="00AD306D">
            <w:rPr>
              <w:rFonts w:ascii="仿宋" w:eastAsia="仿宋" w:hAnsi="仿宋" w:hint="eastAsia"/>
              <w:sz w:val="24"/>
              <w:szCs w:val="24"/>
            </w:rPr>
            <w:delText>,</w:delText>
          </w:r>
          <w:commentRangeStart w:id="760"/>
          <w:r w:rsidR="00A04608" w:rsidDel="00AD306D">
            <w:rPr>
              <w:rFonts w:ascii="仿宋" w:eastAsia="仿宋" w:hAnsi="仿宋" w:hint="eastAsia"/>
              <w:sz w:val="24"/>
              <w:szCs w:val="24"/>
            </w:rPr>
            <w:delText>进行</w:delText>
          </w:r>
        </w:del>
      </w:ins>
      <w:commentRangeEnd w:id="760"/>
      <w:ins w:id="761" w:author="NTKO" w:date="2022-04-23T20:54:00Z">
        <w:del w:id="762" w:author="张 杰" w:date="2022-04-24T21:55:00Z">
          <w:r w:rsidR="00A04608" w:rsidDel="00AD306D">
            <w:rPr>
              <w:rStyle w:val="ad"/>
            </w:rPr>
            <w:commentReference w:id="760"/>
          </w:r>
        </w:del>
      </w:ins>
      <w:ins w:id="763" w:author="NTKO" w:date="2022-04-23T20:55:00Z">
        <w:del w:id="764" w:author="张 杰" w:date="2022-04-24T21:55:00Z">
          <w:r w:rsidR="00A04608" w:rsidDel="00AD306D">
            <w:rPr>
              <w:rFonts w:ascii="仿宋" w:eastAsia="仿宋" w:hAnsi="仿宋" w:hint="eastAsia"/>
              <w:sz w:val="24"/>
              <w:szCs w:val="24"/>
            </w:rPr>
            <w:delText>解释</w:delText>
          </w:r>
        </w:del>
      </w:ins>
    </w:p>
    <w:p w14:paraId="2622F187" w14:textId="77777777" w:rsidR="00F90AFB" w:rsidRPr="00FA3C0A" w:rsidRDefault="00F90AFB">
      <w:pPr>
        <w:spacing w:line="300" w:lineRule="auto"/>
        <w:ind w:firstLineChars="200" w:firstLine="480"/>
        <w:rPr>
          <w:ins w:id="765" w:author="张 杰" w:date="2022-04-24T21:59:00Z"/>
          <w:rFonts w:ascii="Times New Roman" w:eastAsia="仿宋" w:hAnsi="Times New Roman" w:cs="Times New Roman"/>
          <w:sz w:val="24"/>
          <w:szCs w:val="24"/>
        </w:rPr>
      </w:pPr>
    </w:p>
    <w:moveToRangeStart w:id="766" w:author="张 杰" w:date="2022-04-24T21:59:00Z" w:name="move101730010"/>
    <w:p w14:paraId="0113F6B5" w14:textId="4AFAA8FF" w:rsidR="0013478A" w:rsidRDefault="00CA4E46">
      <w:pPr>
        <w:spacing w:line="300" w:lineRule="auto"/>
        <w:jc w:val="center"/>
        <w:pPrChange w:id="767" w:author="张 杰" w:date="2022-04-24T22:09:00Z">
          <w:pPr>
            <w:spacing w:line="300" w:lineRule="auto"/>
            <w:ind w:firstLineChars="200" w:firstLine="420"/>
          </w:pPr>
        </w:pPrChange>
      </w:pPr>
      <w:moveTo w:id="768" w:author="张 杰" w:date="2022-04-24T21:59:00Z">
        <w:r>
          <w:object w:dxaOrig="7261" w:dyaOrig="3031" w14:anchorId="0E60A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168.25pt" o:ole="">
              <v:imagedata r:id="rId16" o:title=""/>
            </v:shape>
            <o:OLEObject Type="Embed" ProgID="Visio.Drawing.15" ShapeID="_x0000_i1025" DrawAspect="Content" ObjectID="_1712344291" r:id="rId17"/>
          </w:object>
        </w:r>
      </w:moveTo>
      <w:moveFromRangeStart w:id="769" w:author="张 杰" w:date="2022-04-24T21:59:00Z" w:name="move101730010"/>
      <w:moveToRangeEnd w:id="766"/>
      <w:moveFrom w:id="770" w:author="张 杰" w:date="2022-04-24T21:59:00Z">
        <w:r w:rsidR="00A45898" w:rsidDel="00A45898">
          <w:object w:dxaOrig="7261" w:dyaOrig="3031" w14:anchorId="06203135">
            <v:shape id="_x0000_i1026" type="#_x0000_t75" style="width:455.45pt;height:180.2pt" o:ole="">
              <v:imagedata r:id="rId16" o:title=""/>
            </v:shape>
            <o:OLEObject Type="Embed" ProgID="Visio.Drawing.15" ShapeID="_x0000_i1026" DrawAspect="Content" ObjectID="_1712344292" r:id="rId18"/>
          </w:object>
        </w:r>
      </w:moveFrom>
      <w:moveFromRangeEnd w:id="769"/>
    </w:p>
    <w:p w14:paraId="0CF171E9" w14:textId="1014BF21" w:rsidR="006B3E6F" w:rsidDel="00722CCC" w:rsidRDefault="0013478A" w:rsidP="0013478A">
      <w:pPr>
        <w:pStyle w:val="a8"/>
        <w:jc w:val="center"/>
        <w:rPr>
          <w:del w:id="771" w:author="张 杰" w:date="2022-04-24T21:55:00Z"/>
          <w:rFonts w:ascii="宋体" w:eastAsia="宋体" w:hAnsi="宋体"/>
          <w:sz w:val="18"/>
          <w:szCs w:val="18"/>
        </w:rPr>
      </w:pPr>
      <w:r w:rsidRPr="0013478A">
        <w:rPr>
          <w:rFonts w:ascii="宋体" w:eastAsia="宋体" w:hAnsi="宋体" w:hint="eastAsia"/>
          <w:sz w:val="18"/>
          <w:szCs w:val="18"/>
        </w:rPr>
        <w:t xml:space="preserve">图 </w:t>
      </w:r>
      <w:r w:rsidRPr="0013478A">
        <w:rPr>
          <w:rFonts w:ascii="Times New Roman" w:eastAsia="宋体" w:hAnsi="Times New Roman" w:cs="Times New Roman"/>
          <w:sz w:val="18"/>
          <w:szCs w:val="18"/>
        </w:rPr>
        <w:fldChar w:fldCharType="begin"/>
      </w:r>
      <w:r w:rsidRPr="0013478A">
        <w:rPr>
          <w:rFonts w:ascii="Times New Roman" w:eastAsia="宋体" w:hAnsi="Times New Roman" w:cs="Times New Roman"/>
          <w:sz w:val="18"/>
          <w:szCs w:val="18"/>
        </w:rPr>
        <w:instrText xml:space="preserve"> SEQ </w:instrText>
      </w:r>
      <w:r w:rsidRPr="0013478A">
        <w:rPr>
          <w:rFonts w:ascii="Times New Roman" w:eastAsia="宋体" w:hAnsi="Times New Roman" w:cs="Times New Roman"/>
          <w:sz w:val="18"/>
          <w:szCs w:val="18"/>
        </w:rPr>
        <w:instrText>图表</w:instrText>
      </w:r>
      <w:r w:rsidRPr="0013478A">
        <w:rPr>
          <w:rFonts w:ascii="Times New Roman" w:eastAsia="宋体" w:hAnsi="Times New Roman" w:cs="Times New Roman"/>
          <w:sz w:val="18"/>
          <w:szCs w:val="18"/>
        </w:rPr>
        <w:instrText xml:space="preserve"> \* ARABIC </w:instrText>
      </w:r>
      <w:r w:rsidRPr="0013478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2</w:t>
      </w:r>
      <w:r w:rsidRPr="0013478A">
        <w:rPr>
          <w:rFonts w:ascii="Times New Roman" w:eastAsia="宋体" w:hAnsi="Times New Roman" w:cs="Times New Roman"/>
          <w:sz w:val="18"/>
          <w:szCs w:val="18"/>
        </w:rPr>
        <w:fldChar w:fldCharType="end"/>
      </w:r>
      <w:r w:rsidR="009F211A">
        <w:rPr>
          <w:rFonts w:ascii="Times New Roman" w:eastAsia="宋体" w:hAnsi="Times New Roman" w:cs="Times New Roman"/>
          <w:sz w:val="18"/>
          <w:szCs w:val="18"/>
        </w:rPr>
        <w:t>-1</w:t>
      </w:r>
      <w:r w:rsidRPr="0013478A">
        <w:rPr>
          <w:rFonts w:ascii="宋体" w:eastAsia="宋体" w:hAnsi="宋体" w:hint="eastAsia"/>
          <w:sz w:val="18"/>
          <w:szCs w:val="18"/>
        </w:rPr>
        <w:t>系统架构图</w:t>
      </w:r>
    </w:p>
    <w:p w14:paraId="6B0AE62B" w14:textId="77777777" w:rsidR="0013478A" w:rsidRPr="0013478A" w:rsidRDefault="0013478A">
      <w:pPr>
        <w:pStyle w:val="a8"/>
        <w:jc w:val="center"/>
        <w:pPrChange w:id="772" w:author="张 杰" w:date="2022-04-24T21:55:00Z">
          <w:pPr/>
        </w:pPrChange>
      </w:pPr>
    </w:p>
    <w:p w14:paraId="775701C3" w14:textId="1C990295" w:rsidR="008F0E8D" w:rsidRPr="005A6BEE" w:rsidRDefault="008F0E8D" w:rsidP="005A6BEE">
      <w:pPr>
        <w:pStyle w:val="2"/>
        <w:rPr>
          <w:rFonts w:ascii="黑体" w:eastAsia="黑体" w:hAnsi="黑体"/>
          <w:sz w:val="24"/>
          <w:szCs w:val="24"/>
        </w:rPr>
      </w:pPr>
      <w:bookmarkStart w:id="773" w:name="_Toc101730427"/>
      <w:r w:rsidRPr="005A6BEE">
        <w:rPr>
          <w:rFonts w:ascii="Times New Roman" w:eastAsia="黑体" w:hAnsi="Times New Roman" w:cs="Times New Roman"/>
          <w:sz w:val="24"/>
          <w:szCs w:val="24"/>
        </w:rPr>
        <w:t>2.2 C/S</w:t>
      </w:r>
      <w:r w:rsidRPr="005A6BEE">
        <w:rPr>
          <w:rFonts w:ascii="黑体" w:eastAsia="黑体" w:hAnsi="黑体" w:hint="eastAsia"/>
          <w:sz w:val="24"/>
          <w:szCs w:val="24"/>
        </w:rPr>
        <w:t>架构</w:t>
      </w:r>
      <w:bookmarkEnd w:id="773"/>
    </w:p>
    <w:p w14:paraId="03B2C6BF" w14:textId="4975B338" w:rsidR="0013478A" w:rsidRPr="00FD2E31" w:rsidRDefault="0013478A" w:rsidP="00FF1A17">
      <w:pPr>
        <w:spacing w:line="300" w:lineRule="auto"/>
        <w:ind w:firstLineChars="200" w:firstLine="480"/>
        <w:rPr>
          <w:rFonts w:ascii="Times New Roman" w:eastAsia="仿宋" w:hAnsi="Times New Roman" w:cs="Times New Roman"/>
          <w:sz w:val="24"/>
          <w:szCs w:val="24"/>
        </w:rPr>
      </w:pPr>
      <w:r w:rsidRPr="00FF1A17">
        <w:rPr>
          <w:rFonts w:ascii="仿宋" w:eastAsia="仿宋" w:hAnsi="仿宋" w:hint="eastAsia"/>
          <w:sz w:val="24"/>
          <w:szCs w:val="24"/>
        </w:rPr>
        <w:t>本文研究的系统是一个典型的两层</w:t>
      </w:r>
      <w:r w:rsidRPr="00FF1A17">
        <w:rPr>
          <w:rFonts w:ascii="Times New Roman" w:eastAsia="仿宋" w:hAnsi="Times New Roman" w:cs="Times New Roman"/>
          <w:sz w:val="24"/>
          <w:szCs w:val="24"/>
        </w:rPr>
        <w:t>C/S</w:t>
      </w:r>
      <w:r w:rsidRPr="00FF1A17">
        <w:rPr>
          <w:rFonts w:ascii="仿宋" w:eastAsia="仿宋" w:hAnsi="仿宋" w:hint="eastAsia"/>
          <w:sz w:val="24"/>
          <w:szCs w:val="24"/>
        </w:rPr>
        <w:t>架构</w:t>
      </w:r>
      <w:r w:rsidR="00FF1A17" w:rsidRPr="00FF1A17">
        <w:rPr>
          <w:rFonts w:ascii="仿宋" w:eastAsia="仿宋" w:hAnsi="仿宋" w:hint="eastAsia"/>
          <w:sz w:val="24"/>
          <w:szCs w:val="24"/>
        </w:rPr>
        <w:t>，客户端为用户手机上的移动</w:t>
      </w:r>
      <w:r w:rsidR="00FF1A17" w:rsidRPr="00FF1A17">
        <w:rPr>
          <w:rFonts w:ascii="Times New Roman" w:eastAsia="仿宋" w:hAnsi="Times New Roman" w:cs="Times New Roman"/>
          <w:sz w:val="24"/>
          <w:szCs w:val="24"/>
        </w:rPr>
        <w:t>App</w:t>
      </w:r>
      <w:r w:rsidR="00FF1A17" w:rsidRPr="00FF1A17">
        <w:rPr>
          <w:rFonts w:ascii="仿宋" w:eastAsia="仿宋" w:hAnsi="仿宋"/>
          <w:sz w:val="24"/>
          <w:szCs w:val="24"/>
        </w:rPr>
        <w:t>,</w:t>
      </w:r>
      <w:r w:rsidR="00FF1A17" w:rsidRPr="00FF1A17">
        <w:rPr>
          <w:rFonts w:ascii="仿宋" w:eastAsia="仿宋" w:hAnsi="仿宋" w:hint="eastAsia"/>
          <w:sz w:val="24"/>
          <w:szCs w:val="24"/>
        </w:rPr>
        <w:t>主要由</w:t>
      </w:r>
      <w:r w:rsidR="00FF1A17" w:rsidRPr="00FF1A17">
        <w:rPr>
          <w:rFonts w:ascii="Times New Roman" w:eastAsia="仿宋" w:hAnsi="Times New Roman" w:cs="Times New Roman"/>
          <w:sz w:val="24"/>
          <w:szCs w:val="24"/>
        </w:rPr>
        <w:t>Dart</w:t>
      </w:r>
      <w:r w:rsidR="00FF1A17" w:rsidRPr="00FF1A17">
        <w:rPr>
          <w:rFonts w:ascii="仿宋" w:eastAsia="仿宋" w:hAnsi="仿宋" w:hint="eastAsia"/>
          <w:sz w:val="24"/>
          <w:szCs w:val="24"/>
        </w:rPr>
        <w:t>编写，并使用</w:t>
      </w:r>
      <w:r w:rsidR="00FF1A17" w:rsidRPr="00FF1A17">
        <w:rPr>
          <w:rFonts w:ascii="Times New Roman" w:eastAsia="仿宋" w:hAnsi="Times New Roman" w:cs="Times New Roman"/>
          <w:sz w:val="24"/>
          <w:szCs w:val="24"/>
        </w:rPr>
        <w:t>Flutter</w:t>
      </w:r>
      <w:r w:rsidR="00FF1A17" w:rsidRPr="00FF1A17">
        <w:rPr>
          <w:rFonts w:ascii="仿宋" w:eastAsia="仿宋" w:hAnsi="仿宋" w:hint="eastAsia"/>
          <w:sz w:val="24"/>
          <w:szCs w:val="24"/>
        </w:rPr>
        <w:t>生态里的一些组件对</w:t>
      </w:r>
      <w:r w:rsidR="00FF1A17" w:rsidRPr="00FF1A17">
        <w:rPr>
          <w:rFonts w:ascii="Times New Roman" w:eastAsia="仿宋" w:hAnsi="Times New Roman" w:cs="Times New Roman"/>
          <w:sz w:val="24"/>
          <w:szCs w:val="24"/>
        </w:rPr>
        <w:t>UI</w:t>
      </w:r>
      <w:r w:rsidR="00FF1A17" w:rsidRPr="00FF1A17">
        <w:rPr>
          <w:rFonts w:ascii="仿宋" w:eastAsia="仿宋" w:hAnsi="仿宋" w:hint="eastAsia"/>
          <w:sz w:val="24"/>
          <w:szCs w:val="24"/>
        </w:rPr>
        <w:t>进行修饰</w:t>
      </w:r>
      <w:r w:rsidR="00FD2E31">
        <w:rPr>
          <w:rFonts w:ascii="仿宋" w:eastAsia="仿宋" w:hAnsi="仿宋" w:hint="eastAsia"/>
          <w:sz w:val="24"/>
          <w:szCs w:val="24"/>
        </w:rPr>
        <w:t>并增加动画，提高用户的使用体验。与服务端的通信基于</w:t>
      </w:r>
      <w:r w:rsidR="00FD2E31" w:rsidRPr="00FD2E31">
        <w:rPr>
          <w:rFonts w:ascii="Times New Roman" w:eastAsia="仿宋" w:hAnsi="Times New Roman" w:cs="Times New Roman"/>
          <w:sz w:val="24"/>
          <w:szCs w:val="24"/>
        </w:rPr>
        <w:t>HTTP</w:t>
      </w:r>
      <w:r w:rsidR="0053456E">
        <w:rPr>
          <w:rFonts w:ascii="Times New Roman" w:eastAsia="仿宋" w:hAnsi="Times New Roman" w:cs="Times New Roman"/>
          <w:sz w:val="24"/>
          <w:szCs w:val="24"/>
        </w:rPr>
        <w:t>/</w:t>
      </w:r>
      <w:r w:rsidR="00FD2E31" w:rsidRPr="00FD2E31">
        <w:rPr>
          <w:rFonts w:ascii="Times New Roman" w:eastAsia="仿宋" w:hAnsi="Times New Roman" w:cs="Times New Roman"/>
          <w:sz w:val="24"/>
          <w:szCs w:val="24"/>
        </w:rPr>
        <w:t>2</w:t>
      </w:r>
      <w:r w:rsidR="00FD2E31">
        <w:rPr>
          <w:rFonts w:ascii="Times New Roman" w:eastAsia="仿宋" w:hAnsi="Times New Roman" w:cs="Times New Roman" w:hint="eastAsia"/>
          <w:sz w:val="24"/>
          <w:szCs w:val="24"/>
        </w:rPr>
        <w:t>的</w:t>
      </w:r>
      <w:r w:rsidR="00FD2E31">
        <w:rPr>
          <w:rFonts w:ascii="Times New Roman" w:eastAsia="仿宋" w:hAnsi="Times New Roman" w:cs="Times New Roman" w:hint="eastAsia"/>
          <w:sz w:val="24"/>
          <w:szCs w:val="24"/>
        </w:rPr>
        <w:t>g</w:t>
      </w:r>
      <w:r w:rsidR="00FD2E31">
        <w:rPr>
          <w:rFonts w:ascii="Times New Roman" w:eastAsia="仿宋" w:hAnsi="Times New Roman" w:cs="Times New Roman"/>
          <w:sz w:val="24"/>
          <w:szCs w:val="24"/>
        </w:rPr>
        <w:t>RPC</w:t>
      </w:r>
      <w:r w:rsidR="00FD2E31">
        <w:rPr>
          <w:rFonts w:ascii="Times New Roman" w:eastAsia="仿宋" w:hAnsi="Times New Roman" w:cs="Times New Roman" w:hint="eastAsia"/>
          <w:sz w:val="24"/>
          <w:szCs w:val="24"/>
        </w:rPr>
        <w:t>，这个协议工作在</w:t>
      </w:r>
      <w:r w:rsidR="00FD2E31">
        <w:rPr>
          <w:rFonts w:ascii="Times New Roman" w:eastAsia="仿宋" w:hAnsi="Times New Roman" w:cs="Times New Roman" w:hint="eastAsia"/>
          <w:sz w:val="24"/>
          <w:szCs w:val="24"/>
        </w:rPr>
        <w:t>OSI</w:t>
      </w:r>
      <w:r w:rsidR="00FD2E31">
        <w:rPr>
          <w:rFonts w:ascii="Times New Roman" w:eastAsia="仿宋" w:hAnsi="Times New Roman" w:cs="Times New Roman" w:hint="eastAsia"/>
          <w:sz w:val="24"/>
          <w:szCs w:val="24"/>
        </w:rPr>
        <w:t>七层网络模型中的应用层。使用</w:t>
      </w:r>
      <w:r w:rsidR="00FD2E31">
        <w:rPr>
          <w:rFonts w:ascii="Times New Roman" w:eastAsia="仿宋" w:hAnsi="Times New Roman" w:cs="Times New Roman" w:hint="eastAsia"/>
          <w:sz w:val="24"/>
          <w:szCs w:val="24"/>
        </w:rPr>
        <w:t>Go</w:t>
      </w:r>
      <w:r w:rsidR="00FD2E31">
        <w:rPr>
          <w:rFonts w:ascii="Times New Roman" w:eastAsia="仿宋" w:hAnsi="Times New Roman" w:cs="Times New Roman" w:hint="eastAsia"/>
          <w:sz w:val="24"/>
          <w:szCs w:val="24"/>
        </w:rPr>
        <w:t>编写有关的业务逻辑，</w:t>
      </w:r>
      <w:r w:rsidR="00FD0244">
        <w:rPr>
          <w:rFonts w:ascii="Times New Roman" w:eastAsia="仿宋" w:hAnsi="Times New Roman" w:cs="Times New Roman" w:hint="eastAsia"/>
          <w:sz w:val="24"/>
          <w:szCs w:val="24"/>
        </w:rPr>
        <w:t>并将其部署至容器中。</w:t>
      </w:r>
      <w:r w:rsidR="00FD0244" w:rsidRPr="00FD2E31">
        <w:rPr>
          <w:rFonts w:ascii="Times New Roman" w:eastAsia="仿宋" w:hAnsi="Times New Roman" w:cs="Times New Roman"/>
          <w:sz w:val="24"/>
          <w:szCs w:val="24"/>
        </w:rPr>
        <w:t xml:space="preserve"> </w:t>
      </w:r>
    </w:p>
    <w:p w14:paraId="675DFFBB" w14:textId="54350420" w:rsidR="008F0E8D" w:rsidRPr="0012308F" w:rsidRDefault="008F0E8D" w:rsidP="0012308F">
      <w:pPr>
        <w:pStyle w:val="2"/>
        <w:rPr>
          <w:rFonts w:ascii="黑体" w:eastAsia="黑体" w:hAnsi="黑体" w:cs="Times New Roman"/>
          <w:sz w:val="24"/>
          <w:szCs w:val="24"/>
        </w:rPr>
      </w:pPr>
      <w:bookmarkStart w:id="774" w:name="_Toc101730428"/>
      <w:r w:rsidRPr="0012308F">
        <w:rPr>
          <w:rFonts w:ascii="Times New Roman" w:eastAsia="黑体" w:hAnsi="Times New Roman" w:cs="Times New Roman"/>
          <w:sz w:val="24"/>
          <w:szCs w:val="24"/>
        </w:rPr>
        <w:t>2.3 gRPC</w:t>
      </w:r>
      <w:r w:rsidR="00D41DCA">
        <w:rPr>
          <w:rFonts w:ascii="黑体" w:eastAsia="黑体" w:hAnsi="黑体" w:cs="Times New Roman" w:hint="eastAsia"/>
          <w:sz w:val="24"/>
          <w:szCs w:val="24"/>
        </w:rPr>
        <w:t>通信</w:t>
      </w:r>
      <w:bookmarkEnd w:id="774"/>
    </w:p>
    <w:p w14:paraId="5B5E30B6" w14:textId="6322BB0E" w:rsidR="0053456E" w:rsidRPr="00E33050" w:rsidRDefault="0053456E" w:rsidP="0053456E">
      <w:pPr>
        <w:spacing w:line="300" w:lineRule="auto"/>
        <w:ind w:firstLineChars="200" w:firstLine="480"/>
        <w:rPr>
          <w:rFonts w:ascii="Times New Roman" w:eastAsia="仿宋" w:hAnsi="Times New Roman" w:cs="Times New Roman"/>
          <w:sz w:val="24"/>
          <w:szCs w:val="24"/>
        </w:rPr>
      </w:pPr>
      <w:r w:rsidRPr="00E33050">
        <w:rPr>
          <w:rFonts w:ascii="Times New Roman" w:eastAsia="仿宋" w:hAnsi="Times New Roman" w:cs="Times New Roman"/>
          <w:sz w:val="24"/>
          <w:szCs w:val="24"/>
        </w:rPr>
        <w:t>gRPC</w:t>
      </w:r>
      <w:r w:rsidR="000D5E9E" w:rsidRPr="000D5E9E">
        <w:rPr>
          <w:rFonts w:ascii="Times New Roman" w:eastAsia="仿宋" w:hAnsi="Times New Roman" w:cs="Times New Roman"/>
          <w:sz w:val="24"/>
          <w:szCs w:val="24"/>
          <w:vertAlign w:val="superscript"/>
        </w:rPr>
        <w:fldChar w:fldCharType="begin"/>
      </w:r>
      <w:r w:rsidR="000D5E9E" w:rsidRPr="000D5E9E">
        <w:rPr>
          <w:rFonts w:ascii="Times New Roman" w:eastAsia="仿宋" w:hAnsi="Times New Roman" w:cs="Times New Roman"/>
          <w:sz w:val="24"/>
          <w:szCs w:val="24"/>
          <w:vertAlign w:val="superscript"/>
        </w:rPr>
        <w:instrText xml:space="preserve"> REF _Ref100155827 \r \h </w:instrText>
      </w:r>
      <w:r w:rsidR="000D5E9E">
        <w:rPr>
          <w:rFonts w:ascii="Times New Roman" w:eastAsia="仿宋" w:hAnsi="Times New Roman" w:cs="Times New Roman"/>
          <w:sz w:val="24"/>
          <w:szCs w:val="24"/>
          <w:vertAlign w:val="superscript"/>
        </w:rPr>
        <w:instrText xml:space="preserve"> \* MERGEFORMAT </w:instrText>
      </w:r>
      <w:r w:rsidR="000D5E9E" w:rsidRPr="000D5E9E">
        <w:rPr>
          <w:rFonts w:ascii="Times New Roman" w:eastAsia="仿宋" w:hAnsi="Times New Roman" w:cs="Times New Roman"/>
          <w:sz w:val="24"/>
          <w:szCs w:val="24"/>
          <w:vertAlign w:val="superscript"/>
        </w:rPr>
      </w:r>
      <w:r w:rsidR="000D5E9E" w:rsidRPr="000D5E9E">
        <w:rPr>
          <w:rFonts w:ascii="Times New Roman" w:eastAsia="仿宋" w:hAnsi="Times New Roman" w:cs="Times New Roman"/>
          <w:sz w:val="24"/>
          <w:szCs w:val="24"/>
          <w:vertAlign w:val="superscript"/>
        </w:rPr>
        <w:fldChar w:fldCharType="separate"/>
      </w:r>
      <w:r w:rsidR="000D5E9E" w:rsidRPr="000D5E9E">
        <w:rPr>
          <w:rFonts w:ascii="Times New Roman" w:eastAsia="仿宋" w:hAnsi="Times New Roman" w:cs="Times New Roman"/>
          <w:sz w:val="24"/>
          <w:szCs w:val="24"/>
          <w:vertAlign w:val="superscript"/>
        </w:rPr>
        <w:t>[7]</w:t>
      </w:r>
      <w:r w:rsidR="000D5E9E" w:rsidRPr="000D5E9E">
        <w:rPr>
          <w:rFonts w:ascii="Times New Roman" w:eastAsia="仿宋" w:hAnsi="Times New Roman" w:cs="Times New Roman"/>
          <w:sz w:val="24"/>
          <w:szCs w:val="24"/>
          <w:vertAlign w:val="superscript"/>
        </w:rPr>
        <w:fldChar w:fldCharType="end"/>
      </w:r>
      <w:r w:rsidRPr="00E33050">
        <w:rPr>
          <w:rFonts w:ascii="仿宋" w:eastAsia="仿宋" w:hAnsi="仿宋" w:hint="eastAsia"/>
          <w:sz w:val="24"/>
          <w:szCs w:val="24"/>
        </w:rPr>
        <w:t>是</w:t>
      </w:r>
      <w:r w:rsidRPr="00E33050">
        <w:rPr>
          <w:rFonts w:ascii="Times New Roman" w:eastAsia="仿宋" w:hAnsi="Times New Roman" w:cs="Times New Roman"/>
          <w:sz w:val="24"/>
          <w:szCs w:val="24"/>
        </w:rPr>
        <w:t>Google</w:t>
      </w:r>
      <w:r w:rsidRPr="00E33050">
        <w:rPr>
          <w:rFonts w:ascii="仿宋" w:eastAsia="仿宋" w:hAnsi="仿宋" w:hint="eastAsia"/>
          <w:sz w:val="24"/>
          <w:szCs w:val="24"/>
        </w:rPr>
        <w:t>公司开发的一套基于</w:t>
      </w:r>
      <w:r w:rsidRPr="00E33050">
        <w:rPr>
          <w:rFonts w:ascii="Times New Roman" w:eastAsia="仿宋" w:hAnsi="Times New Roman" w:cs="Times New Roman"/>
          <w:sz w:val="24"/>
          <w:szCs w:val="24"/>
        </w:rPr>
        <w:t>Protocol Buffer</w:t>
      </w:r>
      <w:r w:rsidRPr="00E33050">
        <w:rPr>
          <w:rFonts w:ascii="仿宋" w:eastAsia="仿宋" w:hAnsi="仿宋" w:hint="eastAsia"/>
          <w:sz w:val="24"/>
          <w:szCs w:val="24"/>
        </w:rPr>
        <w:t>序列化协议的</w:t>
      </w:r>
      <w:r w:rsidRPr="00E33050">
        <w:rPr>
          <w:rFonts w:ascii="Times New Roman" w:eastAsia="仿宋" w:hAnsi="Times New Roman" w:cs="Times New Roman"/>
          <w:sz w:val="24"/>
          <w:szCs w:val="24"/>
        </w:rPr>
        <w:t>RPC</w:t>
      </w:r>
      <w:r w:rsidRPr="00E33050">
        <w:rPr>
          <w:rFonts w:ascii="仿宋" w:eastAsia="仿宋" w:hAnsi="仿宋" w:hint="eastAsia"/>
          <w:sz w:val="24"/>
          <w:szCs w:val="24"/>
        </w:rPr>
        <w:t>通信框架，基于</w:t>
      </w:r>
      <w:r w:rsidRPr="00E33050">
        <w:rPr>
          <w:rFonts w:ascii="Times New Roman" w:eastAsia="仿宋" w:hAnsi="Times New Roman" w:cs="Times New Roman"/>
          <w:sz w:val="24"/>
          <w:szCs w:val="24"/>
        </w:rPr>
        <w:t>HTTP/2</w:t>
      </w:r>
      <w:r w:rsidRPr="00E33050">
        <w:rPr>
          <w:rFonts w:ascii="Times New Roman" w:eastAsia="仿宋" w:hAnsi="Times New Roman" w:cs="Times New Roman" w:hint="eastAsia"/>
          <w:sz w:val="24"/>
          <w:szCs w:val="24"/>
        </w:rPr>
        <w:t>。该技术支持多种语言，</w:t>
      </w:r>
      <w:r w:rsidR="00931EBA">
        <w:rPr>
          <w:rFonts w:ascii="Times New Roman" w:eastAsia="仿宋" w:hAnsi="Times New Roman" w:cs="Times New Roman" w:hint="eastAsia"/>
          <w:sz w:val="24"/>
          <w:szCs w:val="24"/>
        </w:rPr>
        <w:t>并提供对</w:t>
      </w:r>
      <w:r w:rsidRPr="00E33050">
        <w:rPr>
          <w:rFonts w:ascii="Times New Roman" w:eastAsia="仿宋" w:hAnsi="Times New Roman" w:cs="Times New Roman" w:hint="eastAsia"/>
          <w:sz w:val="24"/>
          <w:szCs w:val="24"/>
        </w:rPr>
        <w:t>网络</w:t>
      </w:r>
      <w:r w:rsidR="006C1D39">
        <w:rPr>
          <w:rFonts w:ascii="Times New Roman" w:eastAsia="仿宋" w:hAnsi="Times New Roman" w:cs="Times New Roman" w:hint="eastAsia"/>
          <w:sz w:val="24"/>
          <w:szCs w:val="24"/>
        </w:rPr>
        <w:t>层</w:t>
      </w:r>
      <w:r w:rsidRPr="00E33050">
        <w:rPr>
          <w:rFonts w:ascii="Times New Roman" w:eastAsia="仿宋" w:hAnsi="Times New Roman" w:cs="Times New Roman" w:hint="eastAsia"/>
          <w:sz w:val="24"/>
          <w:szCs w:val="24"/>
        </w:rPr>
        <w:t>进行配置和纳管的方法。除用在典型的</w:t>
      </w:r>
      <w:r w:rsidRPr="00E33050">
        <w:rPr>
          <w:rFonts w:ascii="Times New Roman" w:eastAsia="仿宋" w:hAnsi="Times New Roman" w:cs="Times New Roman" w:hint="eastAsia"/>
          <w:sz w:val="24"/>
          <w:szCs w:val="24"/>
        </w:rPr>
        <w:t>C</w:t>
      </w:r>
      <w:r w:rsidRPr="00E33050">
        <w:rPr>
          <w:rFonts w:ascii="Times New Roman" w:eastAsia="仿宋" w:hAnsi="Times New Roman" w:cs="Times New Roman"/>
          <w:sz w:val="24"/>
          <w:szCs w:val="24"/>
        </w:rPr>
        <w:t>/S</w:t>
      </w:r>
      <w:r w:rsidRPr="00E33050">
        <w:rPr>
          <w:rFonts w:ascii="Times New Roman" w:eastAsia="仿宋" w:hAnsi="Times New Roman" w:cs="Times New Roman" w:hint="eastAsia"/>
          <w:sz w:val="24"/>
          <w:szCs w:val="24"/>
        </w:rPr>
        <w:t>架构的网络通信外，也可作为大型公司内部</w:t>
      </w:r>
      <w:r w:rsidR="00E33050">
        <w:rPr>
          <w:rFonts w:ascii="Times New Roman" w:eastAsia="仿宋" w:hAnsi="Times New Roman" w:cs="Times New Roman" w:hint="eastAsia"/>
          <w:sz w:val="24"/>
          <w:szCs w:val="24"/>
        </w:rPr>
        <w:t>局域网</w:t>
      </w:r>
      <w:r w:rsidRPr="00E33050">
        <w:rPr>
          <w:rFonts w:ascii="Times New Roman" w:eastAsia="仿宋" w:hAnsi="Times New Roman" w:cs="Times New Roman" w:hint="eastAsia"/>
          <w:sz w:val="24"/>
          <w:szCs w:val="24"/>
        </w:rPr>
        <w:t>负载均衡的方案之一。由于是开源框架，故使用者可对其二次开发</w:t>
      </w:r>
      <w:r w:rsidR="00E33050">
        <w:rPr>
          <w:rFonts w:ascii="Times New Roman" w:eastAsia="仿宋" w:hAnsi="Times New Roman" w:cs="Times New Roman" w:hint="eastAsia"/>
          <w:sz w:val="24"/>
          <w:szCs w:val="24"/>
        </w:rPr>
        <w:t>。得益于</w:t>
      </w:r>
      <w:r w:rsidR="00E33050">
        <w:rPr>
          <w:rFonts w:ascii="Times New Roman" w:eastAsia="仿宋" w:hAnsi="Times New Roman" w:cs="Times New Roman" w:hint="eastAsia"/>
          <w:sz w:val="24"/>
          <w:szCs w:val="24"/>
        </w:rPr>
        <w:t>P</w:t>
      </w:r>
      <w:r w:rsidR="00E33050">
        <w:rPr>
          <w:rFonts w:ascii="Times New Roman" w:eastAsia="仿宋" w:hAnsi="Times New Roman" w:cs="Times New Roman"/>
          <w:sz w:val="24"/>
          <w:szCs w:val="24"/>
        </w:rPr>
        <w:t>rotocol Bu</w:t>
      </w:r>
      <w:r w:rsidR="00E33050">
        <w:rPr>
          <w:rFonts w:ascii="Times New Roman" w:eastAsia="仿宋" w:hAnsi="Times New Roman" w:cs="Times New Roman" w:hint="eastAsia"/>
          <w:sz w:val="24"/>
          <w:szCs w:val="24"/>
        </w:rPr>
        <w:t>ffer</w:t>
      </w:r>
      <w:r w:rsidR="00E33050">
        <w:rPr>
          <w:rFonts w:ascii="Times New Roman" w:eastAsia="仿宋" w:hAnsi="Times New Roman" w:cs="Times New Roman" w:hint="eastAsia"/>
          <w:sz w:val="24"/>
          <w:szCs w:val="24"/>
        </w:rPr>
        <w:t>序列化速度远超</w:t>
      </w:r>
      <w:r w:rsidR="00E33050">
        <w:rPr>
          <w:rFonts w:ascii="Times New Roman" w:eastAsia="仿宋" w:hAnsi="Times New Roman" w:cs="Times New Roman" w:hint="eastAsia"/>
          <w:sz w:val="24"/>
          <w:szCs w:val="24"/>
        </w:rPr>
        <w:t>JSON</w:t>
      </w:r>
      <w:r w:rsidR="00E33050">
        <w:rPr>
          <w:rFonts w:ascii="Times New Roman" w:eastAsia="仿宋" w:hAnsi="Times New Roman" w:cs="Times New Roman" w:hint="eastAsia"/>
          <w:sz w:val="24"/>
          <w:szCs w:val="24"/>
        </w:rPr>
        <w:t>，</w:t>
      </w:r>
      <w:r w:rsidR="00E33050">
        <w:rPr>
          <w:rFonts w:ascii="Times New Roman" w:eastAsia="仿宋" w:hAnsi="Times New Roman" w:cs="Times New Roman" w:hint="eastAsia"/>
          <w:sz w:val="24"/>
          <w:szCs w:val="24"/>
        </w:rPr>
        <w:t>g</w:t>
      </w:r>
      <w:r w:rsidR="00E33050">
        <w:rPr>
          <w:rFonts w:ascii="Times New Roman" w:eastAsia="仿宋" w:hAnsi="Times New Roman" w:cs="Times New Roman"/>
          <w:sz w:val="24"/>
          <w:szCs w:val="24"/>
        </w:rPr>
        <w:t>RPC</w:t>
      </w:r>
      <w:r w:rsidR="00E33050">
        <w:rPr>
          <w:rFonts w:ascii="Times New Roman" w:eastAsia="仿宋" w:hAnsi="Times New Roman" w:cs="Times New Roman" w:hint="eastAsia"/>
          <w:sz w:val="24"/>
          <w:szCs w:val="24"/>
        </w:rPr>
        <w:t>在</w:t>
      </w:r>
      <w:r w:rsidR="000A39E2">
        <w:rPr>
          <w:rFonts w:ascii="Times New Roman" w:eastAsia="仿宋" w:hAnsi="Times New Roman" w:cs="Times New Roman" w:hint="eastAsia"/>
          <w:sz w:val="24"/>
          <w:szCs w:val="24"/>
        </w:rPr>
        <w:t>有效</w:t>
      </w:r>
      <w:r w:rsidR="00E33050">
        <w:rPr>
          <w:rFonts w:ascii="Times New Roman" w:eastAsia="仿宋" w:hAnsi="Times New Roman" w:cs="Times New Roman" w:hint="eastAsia"/>
          <w:sz w:val="24"/>
          <w:szCs w:val="24"/>
        </w:rPr>
        <w:t>网络信息</w:t>
      </w:r>
      <w:r w:rsidR="000A39E2">
        <w:rPr>
          <w:rFonts w:ascii="Times New Roman" w:eastAsia="仿宋" w:hAnsi="Times New Roman" w:cs="Times New Roman" w:hint="eastAsia"/>
          <w:sz w:val="24"/>
          <w:szCs w:val="24"/>
        </w:rPr>
        <w:t>的</w:t>
      </w:r>
      <w:r w:rsidR="00E33050">
        <w:rPr>
          <w:rFonts w:ascii="Times New Roman" w:eastAsia="仿宋" w:hAnsi="Times New Roman" w:cs="Times New Roman" w:hint="eastAsia"/>
          <w:sz w:val="24"/>
          <w:szCs w:val="24"/>
        </w:rPr>
        <w:t>传输率和利用率上都远胜过去的</w:t>
      </w:r>
      <w:r w:rsidR="00E33050">
        <w:rPr>
          <w:rFonts w:ascii="Times New Roman" w:eastAsia="仿宋" w:hAnsi="Times New Roman" w:cs="Times New Roman" w:hint="eastAsia"/>
          <w:sz w:val="24"/>
          <w:szCs w:val="24"/>
        </w:rPr>
        <w:t>RE</w:t>
      </w:r>
      <w:r w:rsidR="00E33050">
        <w:rPr>
          <w:rFonts w:ascii="Times New Roman" w:eastAsia="仿宋" w:hAnsi="Times New Roman" w:cs="Times New Roman"/>
          <w:sz w:val="24"/>
          <w:szCs w:val="24"/>
        </w:rPr>
        <w:t>STful</w:t>
      </w:r>
      <w:r w:rsidR="003A71AF">
        <w:rPr>
          <w:rFonts w:ascii="Times New Roman" w:eastAsia="仿宋" w:hAnsi="Times New Roman" w:cs="Times New Roman" w:hint="eastAsia"/>
          <w:sz w:val="24"/>
          <w:szCs w:val="24"/>
        </w:rPr>
        <w:t>风格的</w:t>
      </w:r>
      <w:r w:rsidR="00E33050">
        <w:rPr>
          <w:rFonts w:ascii="Times New Roman" w:eastAsia="仿宋" w:hAnsi="Times New Roman" w:cs="Times New Roman"/>
          <w:sz w:val="24"/>
          <w:szCs w:val="24"/>
        </w:rPr>
        <w:t xml:space="preserve"> API</w:t>
      </w:r>
      <w:r w:rsidR="00E33050">
        <w:rPr>
          <w:rFonts w:ascii="Times New Roman" w:eastAsia="仿宋" w:hAnsi="Times New Roman" w:cs="Times New Roman" w:hint="eastAsia"/>
          <w:sz w:val="24"/>
          <w:szCs w:val="24"/>
        </w:rPr>
        <w:t>，因此可作为弱网通信技术</w:t>
      </w:r>
      <w:r w:rsidR="00323A68">
        <w:rPr>
          <w:rFonts w:ascii="Times New Roman" w:eastAsia="仿宋" w:hAnsi="Times New Roman" w:cs="Times New Roman" w:hint="eastAsia"/>
          <w:sz w:val="24"/>
          <w:szCs w:val="24"/>
        </w:rPr>
        <w:t>和云计算</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w:instrText>
      </w:r>
      <w:r w:rsidR="00DF6879" w:rsidRPr="00DF6879">
        <w:rPr>
          <w:rFonts w:ascii="Times New Roman" w:eastAsia="仿宋" w:hAnsi="Times New Roman" w:cs="Times New Roman" w:hint="eastAsia"/>
          <w:sz w:val="24"/>
          <w:szCs w:val="24"/>
          <w:vertAlign w:val="superscript"/>
        </w:rPr>
        <w:instrText>REF _Ref100159043 \r \h</w:instrText>
      </w:r>
      <w:r w:rsidR="00DF6879" w:rsidRPr="00DF6879">
        <w:rPr>
          <w:rFonts w:ascii="Times New Roman" w:eastAsia="仿宋" w:hAnsi="Times New Roman" w:cs="Times New Roman"/>
          <w:sz w:val="24"/>
          <w:szCs w:val="24"/>
          <w:vertAlign w:val="superscript"/>
        </w:rPr>
        <w:instrText xml:space="preserve"> </w:instrText>
      </w:r>
      <w:r w:rsidR="00DF6879">
        <w:rPr>
          <w:rFonts w:ascii="Times New Roman" w:eastAsia="仿宋" w:hAnsi="Times New Roman" w:cs="Times New Roman"/>
          <w:sz w:val="24"/>
          <w:szCs w:val="24"/>
          <w:vertAlign w:val="superscript"/>
        </w:rPr>
        <w:instrText xml:space="preserve">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[8]</w:t>
      </w:r>
      <w:r w:rsidR="00DF6879" w:rsidRPr="00DF6879">
        <w:rPr>
          <w:rFonts w:ascii="Times New Roman" w:eastAsia="仿宋" w:hAnsi="Times New Roman" w:cs="Times New Roman"/>
          <w:sz w:val="24"/>
          <w:szCs w:val="24"/>
          <w:vertAlign w:val="superscript"/>
        </w:rPr>
        <w:fldChar w:fldCharType="end"/>
      </w:r>
      <w:r w:rsidR="00E33050">
        <w:rPr>
          <w:rFonts w:ascii="Times New Roman" w:eastAsia="仿宋" w:hAnsi="Times New Roman" w:cs="Times New Roman" w:hint="eastAsia"/>
          <w:sz w:val="24"/>
          <w:szCs w:val="24"/>
        </w:rPr>
        <w:t>的</w:t>
      </w:r>
      <w:r w:rsidR="00342059">
        <w:rPr>
          <w:rFonts w:ascii="Times New Roman" w:eastAsia="仿宋" w:hAnsi="Times New Roman" w:cs="Times New Roman" w:hint="eastAsia"/>
          <w:sz w:val="24"/>
          <w:szCs w:val="24"/>
        </w:rPr>
        <w:t>基础</w:t>
      </w:r>
      <w:r w:rsidR="00E33050">
        <w:rPr>
          <w:rFonts w:ascii="Times New Roman" w:eastAsia="仿宋" w:hAnsi="Times New Roman" w:cs="Times New Roman" w:hint="eastAsia"/>
          <w:sz w:val="24"/>
          <w:szCs w:val="24"/>
        </w:rPr>
        <w:t>。</w:t>
      </w:r>
    </w:p>
    <w:p w14:paraId="6B55F0D5" w14:textId="45526FD2" w:rsidR="004A21D9" w:rsidRPr="00741DB1" w:rsidRDefault="004A21D9" w:rsidP="00741DB1">
      <w:pPr>
        <w:pStyle w:val="2"/>
        <w:rPr>
          <w:rFonts w:ascii="黑体" w:eastAsia="黑体" w:hAnsi="黑体"/>
          <w:sz w:val="24"/>
          <w:szCs w:val="24"/>
        </w:rPr>
      </w:pPr>
      <w:bookmarkStart w:id="775" w:name="_Toc101730429"/>
      <w:r w:rsidRPr="00741DB1">
        <w:rPr>
          <w:rFonts w:ascii="Times New Roman" w:eastAsia="黑体" w:hAnsi="Times New Roman" w:cs="Times New Roman"/>
          <w:sz w:val="24"/>
          <w:szCs w:val="24"/>
        </w:rPr>
        <w:t>2.4 Flutter</w:t>
      </w:r>
      <w:r w:rsidR="00640FEC" w:rsidRPr="00741DB1">
        <w:rPr>
          <w:rFonts w:ascii="黑体" w:eastAsia="黑体" w:hAnsi="黑体" w:hint="eastAsia"/>
          <w:sz w:val="24"/>
          <w:szCs w:val="24"/>
        </w:rPr>
        <w:t>框架</w:t>
      </w:r>
      <w:bookmarkEnd w:id="775"/>
    </w:p>
    <w:p w14:paraId="5E603074" w14:textId="042F9419" w:rsidR="00A45FD2" w:rsidRDefault="00CA1574" w:rsidP="004E4591">
      <w:pPr>
        <w:spacing w:line="300" w:lineRule="auto"/>
        <w:ind w:firstLineChars="200" w:firstLine="480"/>
        <w:rPr>
          <w:rFonts w:ascii="Times New Roman" w:eastAsia="仿宋" w:hAnsi="Times New Roman" w:cs="Times New Roman"/>
          <w:sz w:val="24"/>
          <w:szCs w:val="24"/>
        </w:rPr>
      </w:pPr>
      <w:r w:rsidRPr="00CA1574">
        <w:rPr>
          <w:rFonts w:ascii="Times New Roman" w:eastAsia="仿宋" w:hAnsi="Times New Roman" w:cs="Times New Roman"/>
          <w:sz w:val="24"/>
          <w:szCs w:val="24"/>
        </w:rPr>
        <w:t>Flutter</w:t>
      </w:r>
      <w:r w:rsidRPr="00CA1574">
        <w:rPr>
          <w:rFonts w:ascii="仿宋" w:eastAsia="仿宋" w:hAnsi="仿宋" w:hint="eastAsia"/>
          <w:sz w:val="24"/>
          <w:szCs w:val="24"/>
        </w:rPr>
        <w:t>是</w:t>
      </w:r>
      <w:r w:rsidRPr="00CA1574">
        <w:rPr>
          <w:rFonts w:ascii="Times New Roman" w:eastAsia="仿宋" w:hAnsi="Times New Roman" w:cs="Times New Roman"/>
          <w:sz w:val="24"/>
          <w:szCs w:val="24"/>
        </w:rPr>
        <w:t>Google</w:t>
      </w:r>
      <w:r w:rsidR="00200EA7">
        <w:rPr>
          <w:rFonts w:ascii="Times New Roman" w:eastAsia="仿宋" w:hAnsi="Times New Roman" w:cs="Times New Roman" w:hint="eastAsia"/>
          <w:sz w:val="24"/>
          <w:szCs w:val="24"/>
        </w:rPr>
        <w:t>公司</w:t>
      </w:r>
      <w:r w:rsidR="00F63C92">
        <w:rPr>
          <w:rFonts w:ascii="仿宋" w:eastAsia="仿宋" w:hAnsi="仿宋" w:hint="eastAsia"/>
          <w:sz w:val="24"/>
          <w:szCs w:val="24"/>
        </w:rPr>
        <w:t>开源</w:t>
      </w:r>
      <w:r w:rsidRPr="00CA1574">
        <w:rPr>
          <w:rFonts w:ascii="仿宋" w:eastAsia="仿宋" w:hAnsi="仿宋" w:hint="eastAsia"/>
          <w:sz w:val="24"/>
          <w:szCs w:val="24"/>
        </w:rPr>
        <w:t>的一套</w:t>
      </w:r>
      <w:r w:rsidRPr="00CA1574">
        <w:rPr>
          <w:rFonts w:ascii="Times New Roman" w:eastAsia="仿宋" w:hAnsi="Times New Roman" w:cs="Times New Roman"/>
          <w:sz w:val="24"/>
          <w:szCs w:val="24"/>
        </w:rPr>
        <w:t>UI</w:t>
      </w:r>
      <w:r w:rsidRPr="00CA1574">
        <w:rPr>
          <w:rFonts w:ascii="仿宋" w:eastAsia="仿宋" w:hAnsi="仿宋" w:hint="eastAsia"/>
          <w:sz w:val="24"/>
          <w:szCs w:val="24"/>
        </w:rPr>
        <w:t>框架，支持</w:t>
      </w:r>
      <w:r w:rsidRPr="00CA1574">
        <w:rPr>
          <w:rFonts w:ascii="Times New Roman" w:eastAsia="仿宋" w:hAnsi="Times New Roman" w:cs="Times New Roman"/>
          <w:sz w:val="24"/>
          <w:szCs w:val="24"/>
        </w:rPr>
        <w:t>iOS</w:t>
      </w:r>
      <w:r w:rsidRPr="00CA1574">
        <w:rPr>
          <w:rFonts w:ascii="Times New Roman" w:eastAsia="仿宋" w:hAnsi="Times New Roman" w:cs="Times New Roman"/>
          <w:sz w:val="24"/>
          <w:szCs w:val="24"/>
        </w:rPr>
        <w:t>、</w:t>
      </w:r>
      <w:r w:rsidRPr="00CA1574">
        <w:rPr>
          <w:rFonts w:ascii="Times New Roman" w:eastAsia="仿宋" w:hAnsi="Times New Roman" w:cs="Times New Roman"/>
          <w:sz w:val="24"/>
          <w:szCs w:val="24"/>
        </w:rPr>
        <w:t>Android</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eb</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indows</w:t>
      </w:r>
      <w:r w:rsidR="002647F1">
        <w:rPr>
          <w:rFonts w:ascii="Times New Roman" w:eastAsia="仿宋" w:hAnsi="Times New Roman" w:cs="Times New Roman" w:hint="eastAsia"/>
          <w:sz w:val="24"/>
          <w:szCs w:val="24"/>
        </w:rPr>
        <w:t>、</w:t>
      </w:r>
      <w:r w:rsidR="002647F1">
        <w:rPr>
          <w:rFonts w:ascii="Times New Roman" w:eastAsia="仿宋" w:hAnsi="Times New Roman" w:cs="Times New Roman"/>
          <w:sz w:val="24"/>
          <w:szCs w:val="24"/>
        </w:rPr>
        <w:t>M</w:t>
      </w:r>
      <w:r w:rsidR="002647F1">
        <w:rPr>
          <w:rFonts w:ascii="Times New Roman" w:eastAsia="仿宋" w:hAnsi="Times New Roman" w:cs="Times New Roman" w:hint="eastAsia"/>
          <w:sz w:val="24"/>
          <w:szCs w:val="24"/>
        </w:rPr>
        <w:t>ac</w:t>
      </w:r>
      <w:r w:rsidR="002647F1">
        <w:rPr>
          <w:rFonts w:ascii="Times New Roman" w:eastAsia="仿宋" w:hAnsi="Times New Roman" w:cs="Times New Roman"/>
          <w:sz w:val="24"/>
          <w:szCs w:val="24"/>
        </w:rPr>
        <w:t>OS</w:t>
      </w:r>
      <w:r w:rsidR="002647F1">
        <w:rPr>
          <w:rFonts w:ascii="仿宋" w:eastAsia="仿宋" w:hAnsi="仿宋" w:hint="eastAsia"/>
          <w:sz w:val="24"/>
          <w:szCs w:val="24"/>
        </w:rPr>
        <w:t>、</w:t>
      </w:r>
      <w:r w:rsidR="002647F1" w:rsidRPr="002647F1">
        <w:rPr>
          <w:rFonts w:ascii="Times New Roman" w:eastAsia="仿宋" w:hAnsi="Times New Roman" w:cs="Times New Roman"/>
          <w:sz w:val="24"/>
          <w:szCs w:val="24"/>
        </w:rPr>
        <w:t>Linux</w:t>
      </w:r>
      <w:r w:rsidRPr="00CA1574">
        <w:rPr>
          <w:rFonts w:ascii="仿宋" w:eastAsia="仿宋" w:hAnsi="仿宋" w:hint="eastAsia"/>
          <w:sz w:val="24"/>
          <w:szCs w:val="24"/>
        </w:rPr>
        <w:t>。</w:t>
      </w:r>
      <w:r w:rsidR="008C2881">
        <w:rPr>
          <w:rFonts w:ascii="仿宋" w:eastAsia="仿宋" w:hAnsi="仿宋" w:hint="eastAsia"/>
          <w:sz w:val="24"/>
          <w:szCs w:val="24"/>
        </w:rPr>
        <w:t>同时也是构建系统</w:t>
      </w:r>
      <w:r w:rsidR="008C2881" w:rsidRPr="00816CC0">
        <w:rPr>
          <w:rFonts w:ascii="Times New Roman" w:eastAsia="仿宋" w:hAnsi="Times New Roman" w:cs="Times New Roman"/>
          <w:sz w:val="24"/>
          <w:szCs w:val="24"/>
        </w:rPr>
        <w:t>Fu</w:t>
      </w:r>
      <w:r w:rsidR="00457208" w:rsidRPr="00816CC0">
        <w:rPr>
          <w:rFonts w:ascii="Times New Roman" w:eastAsia="仿宋" w:hAnsi="Times New Roman" w:cs="Times New Roman"/>
          <w:sz w:val="24"/>
          <w:szCs w:val="24"/>
        </w:rPr>
        <w:t>c</w:t>
      </w:r>
      <w:r w:rsidR="008C2881" w:rsidRPr="00816CC0">
        <w:rPr>
          <w:rFonts w:ascii="Times New Roman" w:eastAsia="仿宋" w:hAnsi="Times New Roman" w:cs="Times New Roman"/>
          <w:sz w:val="24"/>
          <w:szCs w:val="24"/>
        </w:rPr>
        <w:t>h</w:t>
      </w:r>
      <w:r w:rsidR="00457208" w:rsidRPr="00816CC0">
        <w:rPr>
          <w:rFonts w:ascii="Times New Roman" w:eastAsia="仿宋" w:hAnsi="Times New Roman" w:cs="Times New Roman"/>
          <w:sz w:val="24"/>
          <w:szCs w:val="24"/>
        </w:rPr>
        <w:t>s</w:t>
      </w:r>
      <w:r w:rsidR="008C2881" w:rsidRPr="00816CC0">
        <w:rPr>
          <w:rFonts w:ascii="Times New Roman" w:eastAsia="仿宋" w:hAnsi="Times New Roman" w:cs="Times New Roman"/>
          <w:sz w:val="24"/>
          <w:szCs w:val="24"/>
        </w:rPr>
        <w:t>ia</w:t>
      </w:r>
      <w:r w:rsidR="00457208">
        <w:rPr>
          <w:rFonts w:ascii="仿宋" w:eastAsia="仿宋" w:hAnsi="仿宋" w:hint="eastAsia"/>
          <w:sz w:val="24"/>
          <w:szCs w:val="24"/>
        </w:rPr>
        <w:t>的默认套件。</w:t>
      </w:r>
      <w:r w:rsidR="00816CC0">
        <w:rPr>
          <w:rFonts w:ascii="Times New Roman" w:eastAsia="仿宋" w:hAnsi="Times New Roman" w:cs="Times New Roman" w:hint="eastAsia"/>
          <w:sz w:val="24"/>
          <w:szCs w:val="24"/>
        </w:rPr>
        <w:t>得益于其底层</w:t>
      </w:r>
      <w:r w:rsidR="00816CC0">
        <w:rPr>
          <w:rFonts w:ascii="Times New Roman" w:eastAsia="仿宋" w:hAnsi="Times New Roman" w:cs="Times New Roman"/>
          <w:sz w:val="24"/>
          <w:szCs w:val="24"/>
        </w:rPr>
        <w:t>2</w:t>
      </w:r>
      <w:r w:rsidR="00816CC0">
        <w:rPr>
          <w:rFonts w:ascii="Times New Roman" w:eastAsia="仿宋" w:hAnsi="Times New Roman" w:cs="Times New Roman" w:hint="eastAsia"/>
          <w:sz w:val="24"/>
          <w:szCs w:val="24"/>
        </w:rPr>
        <w:t>D</w:t>
      </w:r>
      <w:r w:rsidR="00816CC0">
        <w:rPr>
          <w:rFonts w:ascii="Times New Roman" w:eastAsia="仿宋" w:hAnsi="Times New Roman" w:cs="Times New Roman" w:hint="eastAsia"/>
          <w:sz w:val="24"/>
          <w:szCs w:val="24"/>
        </w:rPr>
        <w:t>渲染引</w:t>
      </w:r>
      <w:r w:rsidR="00816CC0">
        <w:rPr>
          <w:rFonts w:ascii="Times New Roman" w:eastAsia="仿宋" w:hAnsi="Times New Roman" w:cs="Times New Roman" w:hint="eastAsia"/>
          <w:sz w:val="24"/>
          <w:szCs w:val="24"/>
        </w:rPr>
        <w:lastRenderedPageBreak/>
        <w:t>擎</w:t>
      </w:r>
      <w:r w:rsidR="00816CC0">
        <w:rPr>
          <w:rFonts w:ascii="Times New Roman" w:eastAsia="仿宋" w:hAnsi="Times New Roman" w:cs="Times New Roman" w:hint="eastAsia"/>
          <w:sz w:val="24"/>
          <w:szCs w:val="24"/>
        </w:rPr>
        <w:t>s</w:t>
      </w:r>
      <w:r w:rsidR="00816CC0">
        <w:rPr>
          <w:rFonts w:ascii="Times New Roman" w:eastAsia="仿宋" w:hAnsi="Times New Roman" w:cs="Times New Roman"/>
          <w:sz w:val="24"/>
          <w:szCs w:val="24"/>
        </w:rPr>
        <w:t>kia</w:t>
      </w:r>
      <w:r w:rsidR="00816CC0">
        <w:rPr>
          <w:rFonts w:ascii="Times New Roman" w:eastAsia="仿宋" w:hAnsi="Times New Roman" w:cs="Times New Roman" w:hint="eastAsia"/>
          <w:sz w:val="24"/>
          <w:szCs w:val="24"/>
        </w:rPr>
        <w:t>强大的跨平台性和性能，</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拥有无与伦比的跨平台性并且在多个平台的行为一致。在本文中，</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框架将被用于构建客户端</w:t>
      </w:r>
      <w:r w:rsidR="00816CC0">
        <w:rPr>
          <w:rFonts w:ascii="Times New Roman" w:eastAsia="仿宋" w:hAnsi="Times New Roman" w:cs="Times New Roman" w:hint="eastAsia"/>
          <w:sz w:val="24"/>
          <w:szCs w:val="24"/>
        </w:rPr>
        <w:t>A</w:t>
      </w:r>
      <w:r w:rsidR="00816CC0">
        <w:rPr>
          <w:rFonts w:ascii="Times New Roman" w:eastAsia="仿宋" w:hAnsi="Times New Roman" w:cs="Times New Roman"/>
          <w:sz w:val="24"/>
          <w:szCs w:val="24"/>
        </w:rPr>
        <w:t>pp</w:t>
      </w:r>
      <w:r w:rsidR="00816CC0">
        <w:rPr>
          <w:rFonts w:ascii="Times New Roman" w:eastAsia="仿宋" w:hAnsi="Times New Roman" w:cs="Times New Roman" w:hint="eastAsia"/>
          <w:sz w:val="24"/>
          <w:szCs w:val="24"/>
        </w:rPr>
        <w:t>。</w:t>
      </w:r>
    </w:p>
    <w:p w14:paraId="627A8499" w14:textId="32433761" w:rsidR="00A45FD2" w:rsidRPr="00125652" w:rsidRDefault="00A45FD2" w:rsidP="00125652">
      <w:pPr>
        <w:pStyle w:val="2"/>
        <w:rPr>
          <w:rFonts w:ascii="黑体" w:eastAsia="黑体" w:hAnsi="黑体"/>
          <w:sz w:val="24"/>
          <w:szCs w:val="24"/>
        </w:rPr>
      </w:pPr>
      <w:bookmarkStart w:id="776" w:name="_Toc101730430"/>
      <w:r w:rsidRPr="00125652">
        <w:rPr>
          <w:rFonts w:ascii="Times New Roman" w:eastAsia="黑体" w:hAnsi="Times New Roman" w:cs="Times New Roman"/>
          <w:sz w:val="24"/>
          <w:szCs w:val="24"/>
        </w:rPr>
        <w:t>2.5 Redis</w:t>
      </w:r>
      <w:r w:rsidR="007A2BEE" w:rsidRPr="00125652">
        <w:rPr>
          <w:rFonts w:ascii="黑体" w:eastAsia="黑体" w:hAnsi="黑体" w:hint="eastAsia"/>
          <w:sz w:val="24"/>
          <w:szCs w:val="24"/>
        </w:rPr>
        <w:t>缓存</w:t>
      </w:r>
      <w:bookmarkEnd w:id="776"/>
    </w:p>
    <w:p w14:paraId="186FD164" w14:textId="3F24EBD2" w:rsidR="009617BB" w:rsidRPr="009B1B8A" w:rsidRDefault="009B1B8A" w:rsidP="009B1B8A">
      <w:pPr>
        <w:spacing w:line="300" w:lineRule="auto"/>
        <w:ind w:firstLineChars="200" w:firstLine="480"/>
        <w:rPr>
          <w:rFonts w:ascii="仿宋" w:eastAsia="仿宋" w:hAnsi="仿宋"/>
          <w:sz w:val="24"/>
          <w:szCs w:val="24"/>
        </w:rPr>
      </w:pPr>
      <w:r w:rsidRPr="009B1B8A">
        <w:rPr>
          <w:rFonts w:ascii="Times New Roman" w:eastAsia="仿宋" w:hAnsi="Times New Roman" w:cs="Times New Roman"/>
          <w:sz w:val="24"/>
          <w:szCs w:val="24"/>
        </w:rPr>
        <w:t>Redis</w:t>
      </w:r>
      <w:r w:rsidRPr="009B1B8A">
        <w:rPr>
          <w:rFonts w:ascii="仿宋" w:eastAsia="仿宋" w:hAnsi="仿宋" w:hint="eastAsia"/>
          <w:sz w:val="24"/>
          <w:szCs w:val="24"/>
        </w:rPr>
        <w:t>是一种</w:t>
      </w:r>
      <w:r w:rsidRPr="009B1B8A">
        <w:rPr>
          <w:rFonts w:ascii="Times New Roman" w:eastAsia="仿宋" w:hAnsi="Times New Roman" w:cs="Times New Roman"/>
          <w:sz w:val="24"/>
          <w:szCs w:val="24"/>
        </w:rPr>
        <w:t>K-V</w:t>
      </w:r>
      <w:r w:rsidR="00EA5BB8">
        <w:rPr>
          <w:rFonts w:ascii="仿宋" w:eastAsia="仿宋" w:hAnsi="仿宋" w:hint="eastAsia"/>
          <w:sz w:val="24"/>
          <w:szCs w:val="24"/>
        </w:rPr>
        <w:t>结构</w:t>
      </w:r>
      <w:r w:rsidRPr="009B1B8A">
        <w:rPr>
          <w:rFonts w:ascii="仿宋" w:eastAsia="仿宋" w:hAnsi="仿宋" w:hint="eastAsia"/>
          <w:sz w:val="24"/>
          <w:szCs w:val="24"/>
        </w:rPr>
        <w:t>的</w:t>
      </w:r>
      <w:r w:rsidRPr="009B1B8A">
        <w:rPr>
          <w:rFonts w:ascii="Times New Roman" w:eastAsia="仿宋" w:hAnsi="Times New Roman" w:cs="Times New Roman"/>
          <w:sz w:val="24"/>
          <w:szCs w:val="24"/>
        </w:rPr>
        <w:t>NoSQL</w:t>
      </w:r>
      <w:r w:rsidRPr="009B1B8A">
        <w:rPr>
          <w:rFonts w:ascii="仿宋" w:eastAsia="仿宋" w:hAnsi="仿宋" w:hint="eastAsia"/>
          <w:sz w:val="24"/>
          <w:szCs w:val="24"/>
        </w:rPr>
        <w:t>数据库</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REF _Ref100159074 \r \h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[9]</w:t>
      </w:r>
      <w:r w:rsidR="00DF6879" w:rsidRPr="00DF6879">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w:t>
      </w:r>
      <w:r w:rsidR="00741601">
        <w:rPr>
          <w:rFonts w:ascii="仿宋" w:eastAsia="仿宋" w:hAnsi="仿宋" w:hint="eastAsia"/>
          <w:sz w:val="24"/>
          <w:szCs w:val="24"/>
        </w:rPr>
        <w:t>包含各种各样的数据结构以满足不同的使用场景。</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的读写性能非常强大，因为所有数据都放在内存中。同时，为了保证数据不会丢失，</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会将数据以快照或日志的手段持久化到硬盘上。</w:t>
      </w:r>
      <w:r w:rsidR="009100A5">
        <w:rPr>
          <w:rFonts w:ascii="仿宋" w:eastAsia="仿宋" w:hAnsi="仿宋" w:hint="eastAsia"/>
          <w:sz w:val="24"/>
          <w:szCs w:val="24"/>
        </w:rPr>
        <w:t>基于以上特性，</w:t>
      </w:r>
      <w:r w:rsidR="009100A5" w:rsidRPr="009100A5">
        <w:rPr>
          <w:rFonts w:ascii="Times New Roman" w:eastAsia="仿宋" w:hAnsi="Times New Roman" w:cs="Times New Roman"/>
          <w:sz w:val="24"/>
          <w:szCs w:val="24"/>
        </w:rPr>
        <w:t>Redis</w:t>
      </w:r>
      <w:r w:rsidR="009100A5">
        <w:rPr>
          <w:rFonts w:ascii="仿宋" w:eastAsia="仿宋" w:hAnsi="仿宋" w:hint="eastAsia"/>
          <w:sz w:val="24"/>
          <w:szCs w:val="24"/>
        </w:rPr>
        <w:t>特别适合用来做大型关系型数据库系统如</w:t>
      </w:r>
      <w:r w:rsidR="009100A5" w:rsidRPr="009100A5">
        <w:rPr>
          <w:rFonts w:ascii="Times New Roman" w:eastAsia="仿宋" w:hAnsi="Times New Roman" w:cs="Times New Roman"/>
          <w:sz w:val="24"/>
          <w:szCs w:val="24"/>
        </w:rPr>
        <w:t>MySQL</w:t>
      </w:r>
      <w:r w:rsidR="009100A5">
        <w:rPr>
          <w:rFonts w:ascii="仿宋" w:eastAsia="仿宋" w:hAnsi="仿宋" w:hint="eastAsia"/>
          <w:sz w:val="24"/>
          <w:szCs w:val="24"/>
        </w:rPr>
        <w:t>的缓存，</w:t>
      </w:r>
      <w:r w:rsidR="00FD38C0">
        <w:rPr>
          <w:rFonts w:ascii="仿宋" w:eastAsia="仿宋" w:hAnsi="仿宋" w:hint="eastAsia"/>
          <w:sz w:val="24"/>
          <w:szCs w:val="24"/>
        </w:rPr>
        <w:t>缩短客户端响应时间，提高服务端性能</w:t>
      </w:r>
      <w:r w:rsidR="009100A5">
        <w:rPr>
          <w:rFonts w:ascii="仿宋" w:eastAsia="仿宋" w:hAnsi="仿宋" w:hint="eastAsia"/>
          <w:sz w:val="24"/>
          <w:szCs w:val="24"/>
        </w:rPr>
        <w:t>。在本系统中，</w:t>
      </w:r>
      <w:r w:rsidR="005942BD">
        <w:rPr>
          <w:rFonts w:ascii="仿宋" w:eastAsia="仿宋" w:hAnsi="仿宋" w:hint="eastAsia"/>
          <w:sz w:val="24"/>
          <w:szCs w:val="24"/>
        </w:rPr>
        <w:t>我们将使用</w:t>
      </w:r>
      <w:r w:rsidR="005942BD" w:rsidRPr="00CC2CE0">
        <w:rPr>
          <w:rFonts w:ascii="Times New Roman" w:eastAsia="仿宋" w:hAnsi="Times New Roman" w:cs="Times New Roman"/>
          <w:sz w:val="24"/>
          <w:szCs w:val="24"/>
        </w:rPr>
        <w:t>Redis</w:t>
      </w:r>
      <w:r w:rsidR="00A23088">
        <w:rPr>
          <w:rFonts w:ascii="Times New Roman" w:eastAsia="仿宋" w:hAnsi="Times New Roman" w:cs="Times New Roman" w:hint="eastAsia"/>
          <w:sz w:val="24"/>
          <w:szCs w:val="24"/>
        </w:rPr>
        <w:t>构建展品查询缓存</w:t>
      </w:r>
      <w:r w:rsidR="009100A5">
        <w:rPr>
          <w:rFonts w:ascii="仿宋" w:eastAsia="仿宋" w:hAnsi="仿宋" w:hint="eastAsia"/>
          <w:sz w:val="24"/>
          <w:szCs w:val="24"/>
        </w:rPr>
        <w:t>。</w:t>
      </w:r>
    </w:p>
    <w:p w14:paraId="7BB94828" w14:textId="7EF4CB8F" w:rsidR="004A21D9" w:rsidRPr="00441AC2" w:rsidRDefault="004A21D9" w:rsidP="00441AC2">
      <w:pPr>
        <w:pStyle w:val="2"/>
        <w:rPr>
          <w:rFonts w:ascii="黑体" w:eastAsia="黑体" w:hAnsi="黑体"/>
          <w:sz w:val="24"/>
          <w:szCs w:val="24"/>
        </w:rPr>
      </w:pPr>
      <w:bookmarkStart w:id="777" w:name="_Toc101730431"/>
      <w:r w:rsidRPr="001F2C49">
        <w:rPr>
          <w:rFonts w:ascii="Times New Roman" w:eastAsia="黑体" w:hAnsi="Times New Roman" w:cs="Times New Roman"/>
          <w:sz w:val="24"/>
          <w:szCs w:val="24"/>
        </w:rPr>
        <w:t>2.</w:t>
      </w:r>
      <w:r w:rsidR="00214E4B" w:rsidRPr="001F2C49">
        <w:rPr>
          <w:rFonts w:ascii="Times New Roman" w:eastAsia="黑体" w:hAnsi="Times New Roman" w:cs="Times New Roman"/>
          <w:sz w:val="24"/>
          <w:szCs w:val="24"/>
        </w:rPr>
        <w:t>6</w:t>
      </w:r>
      <w:r w:rsidRPr="001F2C49">
        <w:rPr>
          <w:rFonts w:ascii="Times New Roman" w:eastAsia="黑体" w:hAnsi="Times New Roman" w:cs="Times New Roman"/>
          <w:sz w:val="24"/>
          <w:szCs w:val="24"/>
        </w:rPr>
        <w:t xml:space="preserve"> </w:t>
      </w:r>
      <w:r w:rsidR="00802215" w:rsidRPr="001F2C49">
        <w:rPr>
          <w:rFonts w:ascii="Times New Roman" w:eastAsia="黑体" w:hAnsi="Times New Roman" w:cs="Times New Roman"/>
          <w:sz w:val="24"/>
          <w:szCs w:val="24"/>
        </w:rPr>
        <w:t>My</w:t>
      </w:r>
      <w:r w:rsidRPr="001F2C49">
        <w:rPr>
          <w:rFonts w:ascii="Times New Roman" w:eastAsia="黑体" w:hAnsi="Times New Roman" w:cs="Times New Roman"/>
          <w:sz w:val="24"/>
          <w:szCs w:val="24"/>
        </w:rPr>
        <w:t>SQL</w:t>
      </w:r>
      <w:r w:rsidRPr="00441AC2">
        <w:rPr>
          <w:rFonts w:ascii="黑体" w:eastAsia="黑体" w:hAnsi="黑体" w:hint="eastAsia"/>
          <w:sz w:val="24"/>
          <w:szCs w:val="24"/>
        </w:rPr>
        <w:t>数据库</w:t>
      </w:r>
      <w:bookmarkEnd w:id="777"/>
    </w:p>
    <w:p w14:paraId="5874360C" w14:textId="3A6ABDA8" w:rsidR="00FC267F" w:rsidRDefault="00FC267F" w:rsidP="00FC267F">
      <w:pPr>
        <w:spacing w:line="300" w:lineRule="auto"/>
        <w:ind w:firstLineChars="200" w:firstLine="480"/>
        <w:rPr>
          <w:rFonts w:ascii="仿宋" w:eastAsia="仿宋" w:hAnsi="仿宋" w:cs="Times New Roman"/>
          <w:sz w:val="24"/>
          <w:szCs w:val="24"/>
        </w:rPr>
      </w:pPr>
      <w:r w:rsidRPr="00FC267F">
        <w:rPr>
          <w:rFonts w:ascii="Times New Roman" w:hAnsi="Times New Roman" w:cs="Times New Roman"/>
          <w:sz w:val="24"/>
          <w:szCs w:val="24"/>
        </w:rPr>
        <w:t>MySQL</w:t>
      </w:r>
      <w:r w:rsidRPr="00FC267F">
        <w:rPr>
          <w:rFonts w:ascii="仿宋" w:eastAsia="仿宋" w:hAnsi="仿宋" w:hint="eastAsia"/>
          <w:sz w:val="24"/>
          <w:szCs w:val="24"/>
        </w:rPr>
        <w:t>现在为</w:t>
      </w:r>
      <w:r w:rsidRPr="00FC267F">
        <w:rPr>
          <w:rFonts w:ascii="Times New Roman" w:hAnsi="Times New Roman" w:cs="Times New Roman"/>
          <w:sz w:val="24"/>
          <w:szCs w:val="24"/>
        </w:rPr>
        <w:t>Oracle</w:t>
      </w:r>
      <w:r w:rsidR="00FF34C2" w:rsidRPr="00FF34C2">
        <w:rPr>
          <w:rFonts w:ascii="仿宋" w:eastAsia="仿宋" w:hAnsi="仿宋" w:cs="Times New Roman" w:hint="eastAsia"/>
          <w:sz w:val="24"/>
          <w:szCs w:val="24"/>
        </w:rPr>
        <w:t>公司</w:t>
      </w:r>
      <w:r w:rsidRPr="00FC267F">
        <w:rPr>
          <w:rFonts w:ascii="仿宋" w:eastAsia="仿宋" w:hAnsi="仿宋" w:hint="eastAsia"/>
          <w:sz w:val="24"/>
          <w:szCs w:val="24"/>
        </w:rPr>
        <w:t>旗下的</w:t>
      </w:r>
      <w:r w:rsidRPr="00FC267F">
        <w:rPr>
          <w:rFonts w:ascii="Times New Roman" w:hAnsi="Times New Roman" w:cs="Times New Roman"/>
          <w:sz w:val="24"/>
          <w:szCs w:val="24"/>
        </w:rPr>
        <w:t>RDBMS</w:t>
      </w:r>
      <w:r w:rsidR="00FF34C2">
        <w:rPr>
          <w:rFonts w:ascii="仿宋" w:eastAsia="仿宋" w:hAnsi="仿宋" w:cs="Times New Roman" w:hint="eastAsia"/>
          <w:sz w:val="24"/>
          <w:szCs w:val="24"/>
        </w:rPr>
        <w:t>，该公司提供</w:t>
      </w:r>
      <w:r w:rsidR="0056682B">
        <w:rPr>
          <w:rFonts w:ascii="仿宋" w:eastAsia="仿宋" w:hAnsi="仿宋" w:cs="Times New Roman" w:hint="eastAsia"/>
          <w:sz w:val="24"/>
          <w:szCs w:val="24"/>
        </w:rPr>
        <w:t>的</w:t>
      </w:r>
      <w:r w:rsidR="00FF34C2">
        <w:rPr>
          <w:rFonts w:ascii="仿宋" w:eastAsia="仿宋" w:hAnsi="仿宋" w:cs="Times New Roman" w:hint="eastAsia"/>
          <w:sz w:val="24"/>
          <w:szCs w:val="24"/>
        </w:rPr>
        <w:t>开源版本</w:t>
      </w:r>
      <w:r w:rsidR="0056682B">
        <w:rPr>
          <w:rFonts w:ascii="仿宋" w:eastAsia="仿宋" w:hAnsi="仿宋" w:cs="Times New Roman" w:hint="eastAsia"/>
          <w:sz w:val="24"/>
          <w:szCs w:val="24"/>
        </w:rPr>
        <w:t>已成为世界上使用最广泛的数据库软件之一并占有重要市场份额。本文将用</w:t>
      </w:r>
      <w:r w:rsidR="0056682B" w:rsidRPr="00825166">
        <w:rPr>
          <w:rFonts w:ascii="Times New Roman" w:eastAsia="仿宋" w:hAnsi="Times New Roman" w:cs="Times New Roman"/>
          <w:sz w:val="24"/>
          <w:szCs w:val="24"/>
        </w:rPr>
        <w:t>MySQL</w:t>
      </w:r>
      <w:r w:rsidR="0056682B">
        <w:rPr>
          <w:rFonts w:ascii="仿宋" w:eastAsia="仿宋" w:hAnsi="仿宋" w:cs="Times New Roman" w:hint="eastAsia"/>
          <w:sz w:val="24"/>
          <w:szCs w:val="24"/>
        </w:rPr>
        <w:t>设计用户模型与展品详情模型。</w:t>
      </w:r>
    </w:p>
    <w:p w14:paraId="2BFAA229" w14:textId="2F36ABEE" w:rsidR="007A2BEE" w:rsidRPr="00A745D4" w:rsidRDefault="007A2BEE" w:rsidP="00A745D4">
      <w:pPr>
        <w:pStyle w:val="2"/>
        <w:rPr>
          <w:rFonts w:ascii="黑体" w:eastAsia="黑体" w:hAnsi="黑体"/>
          <w:sz w:val="24"/>
          <w:szCs w:val="24"/>
        </w:rPr>
      </w:pPr>
      <w:bookmarkStart w:id="778" w:name="_Toc101730432"/>
      <w:r w:rsidRPr="00A745D4">
        <w:rPr>
          <w:rFonts w:ascii="Times New Roman" w:hAnsi="Times New Roman" w:cs="Times New Roman"/>
          <w:sz w:val="24"/>
          <w:szCs w:val="24"/>
        </w:rPr>
        <w:t>2.7 MeiliSearc</w:t>
      </w:r>
      <w:r w:rsidR="00A745D4" w:rsidRPr="00A745D4">
        <w:rPr>
          <w:rFonts w:ascii="Times New Roman" w:hAnsi="Times New Roman" w:cs="Times New Roman" w:hint="eastAsia"/>
          <w:sz w:val="24"/>
          <w:szCs w:val="24"/>
        </w:rPr>
        <w:t>h</w:t>
      </w:r>
      <w:r w:rsidRPr="00A745D4">
        <w:rPr>
          <w:rFonts w:ascii="黑体" w:eastAsia="黑体" w:hAnsi="黑体" w:hint="eastAsia"/>
          <w:sz w:val="24"/>
          <w:szCs w:val="24"/>
        </w:rPr>
        <w:t>搜索引擎</w:t>
      </w:r>
      <w:bookmarkEnd w:id="778"/>
    </w:p>
    <w:p w14:paraId="26EC4D1B" w14:textId="71EB8C7E" w:rsidR="007A2BEE" w:rsidRPr="007A2BEE" w:rsidRDefault="007A2BEE" w:rsidP="007A2BEE">
      <w:pPr>
        <w:spacing w:line="300" w:lineRule="auto"/>
        <w:ind w:firstLineChars="200" w:firstLine="480"/>
        <w:rPr>
          <w:rFonts w:ascii="仿宋" w:eastAsia="仿宋" w:hAnsi="仿宋"/>
          <w:sz w:val="24"/>
          <w:szCs w:val="24"/>
        </w:rPr>
      </w:pPr>
      <w:r w:rsidRPr="007A2BEE">
        <w:rPr>
          <w:rFonts w:ascii="Times New Roman" w:hAnsi="Times New Roman" w:cs="Times New Roman"/>
          <w:sz w:val="24"/>
          <w:szCs w:val="24"/>
        </w:rPr>
        <w:t>MeiliSearch</w:t>
      </w:r>
      <w:r w:rsidRPr="007A2BEE">
        <w:rPr>
          <w:rFonts w:ascii="仿宋" w:eastAsia="仿宋" w:hAnsi="仿宋" w:hint="eastAsia"/>
          <w:sz w:val="24"/>
          <w:szCs w:val="24"/>
        </w:rPr>
        <w:t>是一个</w:t>
      </w:r>
      <w:r w:rsidR="001F02B2">
        <w:rPr>
          <w:rFonts w:ascii="仿宋" w:eastAsia="仿宋" w:hAnsi="仿宋" w:hint="eastAsia"/>
          <w:sz w:val="24"/>
          <w:szCs w:val="24"/>
        </w:rPr>
        <w:t>开源并且高性能</w:t>
      </w:r>
      <w:r w:rsidRPr="007A2BEE">
        <w:rPr>
          <w:rFonts w:ascii="仿宋" w:eastAsia="仿宋" w:hAnsi="仿宋" w:hint="eastAsia"/>
          <w:sz w:val="24"/>
          <w:szCs w:val="24"/>
        </w:rPr>
        <w:t>的</w:t>
      </w:r>
      <w:r w:rsidR="001F02B2">
        <w:rPr>
          <w:rFonts w:ascii="仿宋" w:eastAsia="仿宋" w:hAnsi="仿宋" w:hint="eastAsia"/>
          <w:sz w:val="24"/>
          <w:szCs w:val="24"/>
        </w:rPr>
        <w:t>轻量级</w:t>
      </w:r>
      <w:r w:rsidRPr="007A2BEE">
        <w:rPr>
          <w:rFonts w:ascii="仿宋" w:eastAsia="仿宋" w:hAnsi="仿宋" w:hint="eastAsia"/>
          <w:sz w:val="24"/>
          <w:szCs w:val="24"/>
        </w:rPr>
        <w:t>搜索引擎</w:t>
      </w:r>
      <w:r w:rsidR="001C0291">
        <w:rPr>
          <w:rFonts w:ascii="仿宋" w:eastAsia="仿宋" w:hAnsi="仿宋" w:hint="eastAsia"/>
          <w:sz w:val="24"/>
          <w:szCs w:val="24"/>
        </w:rPr>
        <w:t>，</w:t>
      </w:r>
      <w:r w:rsidR="00980353">
        <w:rPr>
          <w:rFonts w:ascii="仿宋" w:eastAsia="仿宋" w:hAnsi="仿宋" w:hint="eastAsia"/>
          <w:sz w:val="24"/>
          <w:szCs w:val="24"/>
        </w:rPr>
        <w:t>搜索</w:t>
      </w:r>
      <w:r w:rsidR="00BD7ECB">
        <w:rPr>
          <w:rFonts w:ascii="仿宋" w:eastAsia="仿宋" w:hAnsi="仿宋" w:hint="eastAsia"/>
          <w:sz w:val="24"/>
          <w:szCs w:val="24"/>
        </w:rPr>
        <w:t>结果的</w:t>
      </w:r>
      <w:r w:rsidR="00BA3CBD">
        <w:rPr>
          <w:rFonts w:ascii="仿宋" w:eastAsia="仿宋" w:hAnsi="仿宋" w:hint="eastAsia"/>
          <w:sz w:val="24"/>
          <w:szCs w:val="24"/>
        </w:rPr>
        <w:t>平均</w:t>
      </w:r>
      <w:r w:rsidR="00BD7ECB">
        <w:rPr>
          <w:rFonts w:ascii="仿宋" w:eastAsia="仿宋" w:hAnsi="仿宋" w:hint="eastAsia"/>
          <w:sz w:val="24"/>
          <w:szCs w:val="24"/>
        </w:rPr>
        <w:t>耗时</w:t>
      </w:r>
      <w:r w:rsidR="00205249">
        <w:rPr>
          <w:rFonts w:ascii="仿宋" w:eastAsia="仿宋" w:hAnsi="仿宋" w:hint="eastAsia"/>
          <w:sz w:val="24"/>
          <w:szCs w:val="24"/>
        </w:rPr>
        <w:t>低</w:t>
      </w:r>
      <w:r w:rsidR="00BD7ECB">
        <w:rPr>
          <w:rFonts w:ascii="仿宋" w:eastAsia="仿宋" w:hAnsi="仿宋" w:hint="eastAsia"/>
          <w:sz w:val="24"/>
          <w:szCs w:val="24"/>
        </w:rPr>
        <w:t>于</w:t>
      </w:r>
      <w:r w:rsidR="00BD7ECB" w:rsidRPr="00BD7ECB">
        <w:rPr>
          <w:rFonts w:ascii="Times New Roman" w:eastAsia="仿宋" w:hAnsi="Times New Roman" w:cs="Times New Roman"/>
          <w:sz w:val="24"/>
          <w:szCs w:val="24"/>
        </w:rPr>
        <w:t>50ms</w:t>
      </w:r>
      <w:r w:rsidR="00BD7ECB">
        <w:rPr>
          <w:rFonts w:ascii="仿宋" w:eastAsia="仿宋" w:hAnsi="仿宋" w:hint="eastAsia"/>
          <w:sz w:val="24"/>
          <w:szCs w:val="24"/>
        </w:rPr>
        <w:t>，</w:t>
      </w:r>
      <w:r w:rsidR="004A096F">
        <w:rPr>
          <w:rFonts w:ascii="仿宋" w:eastAsia="仿宋" w:hAnsi="仿宋" w:hint="eastAsia"/>
          <w:sz w:val="24"/>
          <w:szCs w:val="24"/>
        </w:rPr>
        <w:t>支持全文搜索，</w:t>
      </w:r>
      <w:r w:rsidR="00EE26B4">
        <w:rPr>
          <w:rFonts w:ascii="仿宋" w:eastAsia="仿宋" w:hAnsi="仿宋" w:hint="eastAsia"/>
          <w:sz w:val="24"/>
          <w:szCs w:val="24"/>
        </w:rPr>
        <w:t>能够</w:t>
      </w:r>
      <w:r w:rsidR="00EE26B4" w:rsidRPr="00EE26B4">
        <w:rPr>
          <w:rFonts w:ascii="仿宋" w:eastAsia="仿宋" w:hAnsi="仿宋" w:hint="eastAsia"/>
          <w:sz w:val="24"/>
          <w:szCs w:val="24"/>
        </w:rPr>
        <w:t>理解错别字和拼写错误</w:t>
      </w:r>
      <w:r w:rsidR="00EE26B4">
        <w:rPr>
          <w:rFonts w:ascii="仿宋" w:eastAsia="仿宋" w:hAnsi="仿宋" w:hint="eastAsia"/>
          <w:sz w:val="24"/>
          <w:szCs w:val="24"/>
        </w:rPr>
        <w:t>，</w:t>
      </w:r>
      <w:r w:rsidR="001C0291">
        <w:rPr>
          <w:rFonts w:ascii="仿宋" w:eastAsia="仿宋" w:hAnsi="仿宋" w:hint="eastAsia"/>
          <w:sz w:val="24"/>
          <w:szCs w:val="24"/>
        </w:rPr>
        <w:t>支持同义词和汉字</w:t>
      </w:r>
      <w:r w:rsidRPr="007A2BEE">
        <w:rPr>
          <w:rFonts w:ascii="仿宋" w:eastAsia="仿宋" w:hAnsi="仿宋" w:hint="eastAsia"/>
          <w:sz w:val="24"/>
          <w:szCs w:val="24"/>
        </w:rPr>
        <w:t>。</w:t>
      </w:r>
      <w:r w:rsidR="00BD7ECB">
        <w:rPr>
          <w:rFonts w:ascii="仿宋" w:eastAsia="仿宋" w:hAnsi="仿宋" w:hint="eastAsia"/>
          <w:sz w:val="24"/>
          <w:szCs w:val="24"/>
        </w:rPr>
        <w:t>可高度定制化搜索和索引</w:t>
      </w:r>
      <w:r w:rsidRPr="007A2BEE">
        <w:rPr>
          <w:rFonts w:ascii="仿宋" w:eastAsia="仿宋" w:hAnsi="仿宋" w:hint="eastAsia"/>
          <w:sz w:val="24"/>
          <w:szCs w:val="24"/>
        </w:rPr>
        <w:t>。</w:t>
      </w:r>
      <w:r w:rsidR="00653741">
        <w:rPr>
          <w:rFonts w:ascii="仿宋" w:eastAsia="仿宋" w:hAnsi="仿宋" w:hint="eastAsia"/>
          <w:sz w:val="24"/>
          <w:szCs w:val="24"/>
        </w:rPr>
        <w:t>并且使用</w:t>
      </w:r>
      <w:r w:rsidR="00653741" w:rsidRPr="008621BC">
        <w:rPr>
          <w:rFonts w:ascii="Times New Roman" w:eastAsia="仿宋" w:hAnsi="Times New Roman" w:cs="Times New Roman"/>
          <w:sz w:val="24"/>
          <w:szCs w:val="24"/>
        </w:rPr>
        <w:t>Actix-Web</w:t>
      </w:r>
      <w:r w:rsidR="00653741">
        <w:rPr>
          <w:rFonts w:ascii="仿宋" w:eastAsia="仿宋" w:hAnsi="仿宋" w:hint="eastAsia"/>
          <w:sz w:val="24"/>
          <w:szCs w:val="24"/>
        </w:rPr>
        <w:t>为前端提供</w:t>
      </w:r>
      <w:r w:rsidR="00653741" w:rsidRPr="008621BC">
        <w:rPr>
          <w:rFonts w:ascii="Times New Roman" w:eastAsia="仿宋" w:hAnsi="Times New Roman" w:cs="Times New Roman"/>
          <w:sz w:val="24"/>
          <w:szCs w:val="24"/>
        </w:rPr>
        <w:t>RESTful API</w:t>
      </w:r>
      <w:r w:rsidR="00653741">
        <w:rPr>
          <w:rFonts w:ascii="仿宋" w:eastAsia="仿宋" w:hAnsi="仿宋" w:hint="eastAsia"/>
          <w:sz w:val="24"/>
          <w:szCs w:val="24"/>
        </w:rPr>
        <w:t>接口</w:t>
      </w:r>
      <w:r w:rsidR="009D3865">
        <w:rPr>
          <w:rFonts w:ascii="仿宋" w:eastAsia="仿宋" w:hAnsi="仿宋" w:hint="eastAsia"/>
          <w:sz w:val="24"/>
          <w:szCs w:val="24"/>
        </w:rPr>
        <w:t>。</w:t>
      </w:r>
      <w:r w:rsidR="00D7225D">
        <w:rPr>
          <w:rFonts w:ascii="仿宋" w:eastAsia="仿宋" w:hAnsi="仿宋" w:hint="eastAsia"/>
          <w:sz w:val="24"/>
          <w:szCs w:val="24"/>
        </w:rPr>
        <w:t>该引擎使用</w:t>
      </w:r>
      <w:r w:rsidR="00D7225D" w:rsidRPr="00D06DD3">
        <w:rPr>
          <w:rFonts w:ascii="Times New Roman" w:eastAsia="仿宋" w:hAnsi="Times New Roman" w:cs="Times New Roman"/>
          <w:sz w:val="24"/>
          <w:szCs w:val="24"/>
        </w:rPr>
        <w:t>Rust</w:t>
      </w:r>
      <w:r w:rsidR="00D7225D">
        <w:rPr>
          <w:rFonts w:ascii="仿宋" w:eastAsia="仿宋" w:hAnsi="仿宋" w:hint="eastAsia"/>
          <w:sz w:val="24"/>
          <w:szCs w:val="24"/>
        </w:rPr>
        <w:t>语言构建，</w:t>
      </w:r>
      <w:r w:rsidR="00D06DD3">
        <w:rPr>
          <w:rFonts w:ascii="仿宋" w:eastAsia="仿宋" w:hAnsi="仿宋" w:hint="eastAsia"/>
          <w:sz w:val="24"/>
          <w:szCs w:val="24"/>
        </w:rPr>
        <w:t>具备</w:t>
      </w:r>
      <w:r w:rsidR="00D7225D">
        <w:rPr>
          <w:rFonts w:ascii="仿宋" w:eastAsia="仿宋" w:hAnsi="仿宋" w:hint="eastAsia"/>
          <w:sz w:val="24"/>
          <w:szCs w:val="24"/>
        </w:rPr>
        <w:t>安全，稳定</w:t>
      </w:r>
      <w:r w:rsidR="00D06DD3">
        <w:rPr>
          <w:rFonts w:ascii="仿宋" w:eastAsia="仿宋" w:hAnsi="仿宋" w:hint="eastAsia"/>
          <w:sz w:val="24"/>
          <w:szCs w:val="24"/>
        </w:rPr>
        <w:t>和高性能几个特点。</w:t>
      </w:r>
      <w:r w:rsidR="00DC1787">
        <w:rPr>
          <w:rFonts w:ascii="仿宋" w:eastAsia="仿宋" w:hAnsi="仿宋" w:hint="eastAsia"/>
          <w:sz w:val="24"/>
          <w:szCs w:val="24"/>
        </w:rPr>
        <w:t>本文将用</w:t>
      </w:r>
      <w:r w:rsidR="00DC1787" w:rsidRPr="00DC1787">
        <w:rPr>
          <w:rFonts w:ascii="Times New Roman" w:eastAsia="仿宋" w:hAnsi="Times New Roman" w:cs="Times New Roman"/>
          <w:sz w:val="24"/>
          <w:szCs w:val="24"/>
        </w:rPr>
        <w:t>MeiliSearch</w:t>
      </w:r>
      <w:r w:rsidR="00DC1787">
        <w:rPr>
          <w:rFonts w:ascii="仿宋" w:eastAsia="仿宋" w:hAnsi="仿宋" w:hint="eastAsia"/>
          <w:sz w:val="24"/>
          <w:szCs w:val="24"/>
        </w:rPr>
        <w:t>搜索引擎为前端提供搜索</w:t>
      </w:r>
      <w:r w:rsidR="00F90902">
        <w:rPr>
          <w:rFonts w:ascii="仿宋" w:eastAsia="仿宋" w:hAnsi="仿宋" w:hint="eastAsia"/>
          <w:sz w:val="24"/>
          <w:szCs w:val="24"/>
        </w:rPr>
        <w:t>展品的</w:t>
      </w:r>
      <w:r w:rsidR="00DC1787">
        <w:rPr>
          <w:rFonts w:ascii="仿宋" w:eastAsia="仿宋" w:hAnsi="仿宋" w:hint="eastAsia"/>
          <w:sz w:val="24"/>
          <w:szCs w:val="24"/>
        </w:rPr>
        <w:t>服务。</w:t>
      </w:r>
    </w:p>
    <w:p w14:paraId="6A737813" w14:textId="75E5E104" w:rsidR="00320855" w:rsidRPr="00F54B5F" w:rsidRDefault="004A21D9" w:rsidP="00F54B5F">
      <w:pPr>
        <w:pStyle w:val="2"/>
        <w:rPr>
          <w:rFonts w:ascii="黑体" w:eastAsia="黑体" w:hAnsi="黑体"/>
          <w:sz w:val="24"/>
          <w:szCs w:val="24"/>
        </w:rPr>
      </w:pPr>
      <w:bookmarkStart w:id="779" w:name="_Toc101730433"/>
      <w:r w:rsidRPr="00F54B5F">
        <w:rPr>
          <w:rFonts w:ascii="Times New Roman" w:eastAsia="黑体" w:hAnsi="Times New Roman" w:cs="Times New Roman"/>
          <w:sz w:val="24"/>
          <w:szCs w:val="24"/>
        </w:rPr>
        <w:t>2.</w:t>
      </w:r>
      <w:r w:rsidR="007A2BEE" w:rsidRPr="00F54B5F">
        <w:rPr>
          <w:rFonts w:ascii="Times New Roman" w:eastAsia="黑体" w:hAnsi="Times New Roman" w:cs="Times New Roman"/>
          <w:sz w:val="24"/>
          <w:szCs w:val="24"/>
        </w:rPr>
        <w:t>8</w:t>
      </w:r>
      <w:r w:rsidRPr="00F54B5F">
        <w:rPr>
          <w:rFonts w:ascii="Times New Roman" w:eastAsia="黑体" w:hAnsi="Times New Roman" w:cs="Times New Roman"/>
          <w:sz w:val="24"/>
          <w:szCs w:val="24"/>
        </w:rPr>
        <w:t xml:space="preserve"> Docker</w:t>
      </w:r>
      <w:r w:rsidR="00CC2E9C" w:rsidRPr="00F54B5F">
        <w:rPr>
          <w:rFonts w:ascii="黑体" w:eastAsia="黑体" w:hAnsi="黑体" w:hint="eastAsia"/>
          <w:sz w:val="24"/>
          <w:szCs w:val="24"/>
        </w:rPr>
        <w:t>容器化</w:t>
      </w:r>
      <w:bookmarkEnd w:id="779"/>
    </w:p>
    <w:p w14:paraId="2F31FA01" w14:textId="2FBE044D" w:rsidR="00CD7528" w:rsidRDefault="00E63316" w:rsidP="004D7930">
      <w:pPr>
        <w:spacing w:line="300" w:lineRule="auto"/>
        <w:ind w:firstLineChars="200" w:firstLine="480"/>
        <w:rPr>
          <w:ins w:id="780" w:author="张 杰" w:date="2022-04-24T21:56:00Z"/>
          <w:rFonts w:ascii="仿宋" w:eastAsia="仿宋" w:hAnsi="仿宋"/>
          <w:sz w:val="24"/>
          <w:szCs w:val="24"/>
        </w:rPr>
      </w:pPr>
      <w:r w:rsidRPr="00A510E4">
        <w:rPr>
          <w:rFonts w:ascii="Times New Roman" w:eastAsia="仿宋" w:hAnsi="Times New Roman" w:cs="Times New Roman"/>
          <w:sz w:val="24"/>
          <w:szCs w:val="24"/>
        </w:rPr>
        <w:t>Docker</w:t>
      </w:r>
      <w:r w:rsidRPr="00A510E4">
        <w:rPr>
          <w:rFonts w:ascii="仿宋" w:eastAsia="仿宋" w:hAnsi="仿宋" w:hint="eastAsia"/>
          <w:sz w:val="24"/>
          <w:szCs w:val="24"/>
        </w:rPr>
        <w:t>为云计算提供了一套轻量级的虚拟化方案</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REF _Ref100159094 \r \h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[10]</w:t>
      </w:r>
      <w:r w:rsidR="00DF6879" w:rsidRPr="00DF6879">
        <w:rPr>
          <w:rFonts w:ascii="Times New Roman" w:eastAsia="仿宋" w:hAnsi="Times New Roman" w:cs="Times New Roman"/>
          <w:sz w:val="24"/>
          <w:szCs w:val="24"/>
          <w:vertAlign w:val="superscript"/>
        </w:rPr>
        <w:fldChar w:fldCharType="end"/>
      </w:r>
      <w:r w:rsidR="00A510E4">
        <w:rPr>
          <w:rFonts w:ascii="仿宋" w:eastAsia="仿宋" w:hAnsi="仿宋" w:hint="eastAsia"/>
          <w:sz w:val="24"/>
          <w:szCs w:val="24"/>
        </w:rPr>
        <w:t>，包括一个容器运行时引擎和管理系统。</w:t>
      </w:r>
      <w:r w:rsidR="00617CF1" w:rsidRPr="00617CF1">
        <w:rPr>
          <w:rFonts w:ascii="Times New Roman" w:eastAsia="仿宋" w:hAnsi="Times New Roman" w:cs="Times New Roman"/>
          <w:sz w:val="24"/>
          <w:szCs w:val="24"/>
        </w:rPr>
        <w:t>Docker</w:t>
      </w:r>
      <w:r w:rsidR="00617CF1">
        <w:rPr>
          <w:rFonts w:ascii="Times New Roman" w:eastAsia="仿宋" w:hAnsi="Times New Roman" w:cs="Times New Roman" w:hint="eastAsia"/>
          <w:sz w:val="24"/>
          <w:szCs w:val="24"/>
        </w:rPr>
        <w:t>容器</w:t>
      </w:r>
      <w:r w:rsidR="00617CF1">
        <w:rPr>
          <w:rFonts w:ascii="仿宋" w:eastAsia="仿宋" w:hAnsi="仿宋" w:hint="eastAsia"/>
          <w:sz w:val="24"/>
          <w:szCs w:val="24"/>
        </w:rPr>
        <w:t>的好处主要有以下两点，环境隔离和迁移方便，环境隔离使得</w:t>
      </w:r>
      <w:r w:rsidR="00D35004">
        <w:rPr>
          <w:rFonts w:ascii="仿宋" w:eastAsia="仿宋" w:hAnsi="仿宋" w:hint="eastAsia"/>
          <w:sz w:val="24"/>
          <w:szCs w:val="24"/>
        </w:rPr>
        <w:t>各个运行的实例之间互</w:t>
      </w:r>
      <w:r w:rsidR="00316C88">
        <w:rPr>
          <w:rFonts w:ascii="仿宋" w:eastAsia="仿宋" w:hAnsi="仿宋" w:hint="eastAsia"/>
          <w:sz w:val="24"/>
          <w:szCs w:val="24"/>
        </w:rPr>
        <w:t>不</w:t>
      </w:r>
      <w:r w:rsidR="00D35004">
        <w:rPr>
          <w:rFonts w:ascii="仿宋" w:eastAsia="仿宋" w:hAnsi="仿宋" w:hint="eastAsia"/>
          <w:sz w:val="24"/>
          <w:szCs w:val="24"/>
        </w:rPr>
        <w:t>干扰</w:t>
      </w:r>
      <w:r w:rsidR="00316C88">
        <w:rPr>
          <w:rFonts w:ascii="仿宋" w:eastAsia="仿宋" w:hAnsi="仿宋" w:hint="eastAsia"/>
          <w:sz w:val="24"/>
          <w:szCs w:val="24"/>
        </w:rPr>
        <w:t>。迁移方便指的是</w:t>
      </w:r>
      <w:r w:rsidR="00316C88" w:rsidRPr="00316C88">
        <w:rPr>
          <w:rFonts w:ascii="Times New Roman" w:eastAsia="仿宋" w:hAnsi="Times New Roman" w:cs="Times New Roman"/>
          <w:sz w:val="24"/>
          <w:szCs w:val="24"/>
        </w:rPr>
        <w:t>Docker</w:t>
      </w:r>
      <w:r w:rsidR="00316C88" w:rsidRPr="00316C88">
        <w:rPr>
          <w:rFonts w:ascii="仿宋" w:eastAsia="仿宋" w:hAnsi="仿宋"/>
          <w:sz w:val="24"/>
          <w:szCs w:val="24"/>
        </w:rPr>
        <w:t>将应用所需内容全部打包到一个容器中，然后在虚拟机、服务器或云之间迁移该容器，而无需重构应用。</w:t>
      </w:r>
      <w:r w:rsidR="007A2BEE">
        <w:rPr>
          <w:rFonts w:ascii="仿宋" w:eastAsia="仿宋" w:hAnsi="仿宋" w:hint="eastAsia"/>
          <w:sz w:val="24"/>
          <w:szCs w:val="24"/>
        </w:rPr>
        <w:t>本系统将用</w:t>
      </w:r>
      <w:r w:rsidR="007A2BEE" w:rsidRPr="00590FA4">
        <w:rPr>
          <w:rFonts w:ascii="Times New Roman" w:eastAsia="仿宋" w:hAnsi="Times New Roman" w:cs="Times New Roman"/>
          <w:sz w:val="24"/>
          <w:szCs w:val="24"/>
        </w:rPr>
        <w:t>Docker</w:t>
      </w:r>
      <w:r w:rsidR="007A2BEE">
        <w:rPr>
          <w:rFonts w:ascii="仿宋" w:eastAsia="仿宋" w:hAnsi="仿宋" w:hint="eastAsia"/>
          <w:sz w:val="24"/>
          <w:szCs w:val="24"/>
        </w:rPr>
        <w:t>编排</w:t>
      </w:r>
      <w:r w:rsidR="007A2BEE" w:rsidRPr="007A2BEE">
        <w:rPr>
          <w:rFonts w:ascii="Times New Roman" w:eastAsia="仿宋" w:hAnsi="Times New Roman" w:cs="Times New Roman"/>
          <w:sz w:val="24"/>
          <w:szCs w:val="24"/>
        </w:rPr>
        <w:t>Redis</w:t>
      </w:r>
      <w:r w:rsidR="007A2BEE">
        <w:rPr>
          <w:rFonts w:ascii="Times New Roman" w:eastAsia="仿宋" w:hAnsi="Times New Roman" w:cs="Times New Roman" w:hint="eastAsia"/>
          <w:sz w:val="24"/>
          <w:szCs w:val="24"/>
        </w:rPr>
        <w:t>、</w:t>
      </w:r>
      <w:r w:rsidR="007A2BEE" w:rsidRPr="007A2BEE">
        <w:rPr>
          <w:rFonts w:ascii="Times New Roman" w:eastAsia="仿宋" w:hAnsi="Times New Roman" w:cs="Times New Roman"/>
          <w:sz w:val="24"/>
          <w:szCs w:val="24"/>
        </w:rPr>
        <w:t>MeiliSearch</w:t>
      </w:r>
      <w:r w:rsidR="007A2BEE">
        <w:rPr>
          <w:rFonts w:ascii="仿宋" w:eastAsia="仿宋" w:hAnsi="仿宋" w:hint="eastAsia"/>
          <w:sz w:val="24"/>
          <w:szCs w:val="24"/>
        </w:rPr>
        <w:t>和微服务接口等服务</w:t>
      </w:r>
    </w:p>
    <w:p w14:paraId="09E125CC" w14:textId="4386199A" w:rsidR="002009F8" w:rsidRPr="00A510E4" w:rsidRDefault="002009F8">
      <w:pPr>
        <w:spacing w:line="300" w:lineRule="auto"/>
        <w:rPr>
          <w:rFonts w:ascii="仿宋" w:eastAsia="仿宋" w:hAnsi="仿宋"/>
          <w:sz w:val="24"/>
          <w:szCs w:val="24"/>
        </w:rPr>
        <w:pPrChange w:id="781" w:author="张 杰" w:date="2022-04-24T22:09:00Z">
          <w:pPr>
            <w:spacing w:line="300" w:lineRule="auto"/>
            <w:ind w:firstLineChars="200" w:firstLine="480"/>
          </w:pPr>
        </w:pPrChange>
      </w:pPr>
    </w:p>
    <w:p w14:paraId="1C35FAA3" w14:textId="3AC84A39" w:rsidR="00B568C6" w:rsidRPr="004C2DA4" w:rsidRDefault="003364DE" w:rsidP="00FB051E">
      <w:pPr>
        <w:pStyle w:val="1"/>
        <w:jc w:val="center"/>
        <w:rPr>
          <w:rFonts w:ascii="黑体" w:eastAsia="黑体" w:hAnsi="黑体"/>
          <w:sz w:val="32"/>
          <w:szCs w:val="32"/>
        </w:rPr>
      </w:pPr>
      <w:bookmarkStart w:id="782" w:name="_Toc101730434"/>
      <w:commentRangeStart w:id="783"/>
      <w:r w:rsidRPr="004C2DA4">
        <w:rPr>
          <w:rFonts w:ascii="黑体" w:eastAsia="黑体" w:hAnsi="黑体" w:hint="eastAsia"/>
          <w:sz w:val="32"/>
          <w:szCs w:val="32"/>
        </w:rPr>
        <w:lastRenderedPageBreak/>
        <w:t>第</w:t>
      </w:r>
      <w:r w:rsidRPr="00A61022">
        <w:rPr>
          <w:rFonts w:ascii="Times New Roman" w:eastAsia="黑体" w:hAnsi="Times New Roman" w:cs="Times New Roman"/>
          <w:sz w:val="32"/>
          <w:szCs w:val="32"/>
          <w:rPrChange w:id="784" w:author="张 杰" w:date="2022-04-24T21:57:00Z">
            <w:rPr>
              <w:rFonts w:ascii="黑体" w:eastAsia="黑体" w:hAnsi="黑体" w:cs="Times New Roman"/>
              <w:sz w:val="32"/>
              <w:szCs w:val="32"/>
            </w:rPr>
          </w:rPrChange>
        </w:rPr>
        <w:t>3</w:t>
      </w:r>
      <w:r w:rsidRPr="004C2DA4">
        <w:rPr>
          <w:rFonts w:ascii="黑体" w:eastAsia="黑体" w:hAnsi="黑体" w:hint="eastAsia"/>
          <w:sz w:val="32"/>
          <w:szCs w:val="32"/>
        </w:rPr>
        <w:t>章 二维码展品介绍系统需求分析</w:t>
      </w:r>
      <w:commentRangeEnd w:id="783"/>
      <w:r w:rsidR="00642E9C" w:rsidRPr="004C2DA4">
        <w:rPr>
          <w:rStyle w:val="ad"/>
          <w:rFonts w:ascii="黑体" w:eastAsia="黑体" w:hAnsi="黑体"/>
          <w:b w:val="0"/>
          <w:bCs w:val="0"/>
          <w:sz w:val="32"/>
          <w:szCs w:val="32"/>
        </w:rPr>
        <w:commentReference w:id="783"/>
      </w:r>
      <w:bookmarkEnd w:id="782"/>
    </w:p>
    <w:p w14:paraId="4A33CBBC" w14:textId="4C5007F1" w:rsidR="00E82A07" w:rsidRPr="004C2DA4" w:rsidRDefault="00E82A07" w:rsidP="004C2DA4">
      <w:pPr>
        <w:pStyle w:val="2"/>
        <w:rPr>
          <w:rFonts w:ascii="黑体" w:eastAsia="黑体" w:hAnsi="黑体"/>
          <w:sz w:val="24"/>
          <w:szCs w:val="24"/>
        </w:rPr>
      </w:pPr>
      <w:bookmarkStart w:id="785" w:name="_Toc101730435"/>
      <w:r w:rsidRPr="004C2DA4">
        <w:rPr>
          <w:rFonts w:ascii="Times New Roman" w:eastAsia="黑体" w:hAnsi="Times New Roman" w:cs="Times New Roman"/>
          <w:sz w:val="24"/>
          <w:szCs w:val="24"/>
        </w:rPr>
        <w:t xml:space="preserve">3.1 </w:t>
      </w:r>
      <w:r w:rsidRPr="004C2DA4">
        <w:rPr>
          <w:rFonts w:ascii="黑体" w:eastAsia="黑体" w:hAnsi="黑体" w:hint="eastAsia"/>
          <w:sz w:val="24"/>
          <w:szCs w:val="24"/>
        </w:rPr>
        <w:t>功能需求</w:t>
      </w:r>
      <w:bookmarkEnd w:id="785"/>
    </w:p>
    <w:p w14:paraId="354D944C" w14:textId="7AA0F33A" w:rsidR="00A510E4" w:rsidRPr="002851CC" w:rsidRDefault="002851CC" w:rsidP="002851CC">
      <w:pPr>
        <w:spacing w:line="300" w:lineRule="auto"/>
        <w:ind w:firstLineChars="200" w:firstLine="480"/>
        <w:rPr>
          <w:rFonts w:ascii="仿宋" w:eastAsia="仿宋" w:hAnsi="仿宋"/>
          <w:sz w:val="24"/>
          <w:szCs w:val="24"/>
        </w:rPr>
      </w:pPr>
      <w:r w:rsidRPr="002851CC">
        <w:rPr>
          <w:rFonts w:ascii="仿宋" w:eastAsia="仿宋" w:hAnsi="仿宋" w:hint="eastAsia"/>
          <w:sz w:val="24"/>
          <w:szCs w:val="24"/>
        </w:rPr>
        <w:t>展品介绍系统适用范围广，目标受众多，因此</w:t>
      </w:r>
      <w:r>
        <w:rPr>
          <w:rFonts w:ascii="仿宋" w:eastAsia="仿宋" w:hAnsi="仿宋" w:hint="eastAsia"/>
          <w:sz w:val="24"/>
          <w:szCs w:val="24"/>
        </w:rPr>
        <w:t>一个完善的系统功能众多，例如，用户登录，用户注册，扫描展品二维码，</w:t>
      </w:r>
      <w:r w:rsidR="00C15BFC">
        <w:rPr>
          <w:rFonts w:ascii="仿宋" w:eastAsia="仿宋" w:hAnsi="仿宋" w:hint="eastAsia"/>
          <w:sz w:val="24"/>
          <w:szCs w:val="24"/>
        </w:rPr>
        <w:t>发表评论，展品录入</w:t>
      </w:r>
      <w:r w:rsidR="00F213B4">
        <w:rPr>
          <w:rFonts w:ascii="仿宋" w:eastAsia="仿宋" w:hAnsi="仿宋" w:hint="eastAsia"/>
          <w:sz w:val="24"/>
          <w:szCs w:val="24"/>
        </w:rPr>
        <w:t>和日志收集等</w:t>
      </w:r>
      <w:r w:rsidR="00DA1E85">
        <w:rPr>
          <w:rFonts w:ascii="仿宋" w:eastAsia="仿宋" w:hAnsi="仿宋" w:hint="eastAsia"/>
          <w:sz w:val="24"/>
          <w:szCs w:val="24"/>
        </w:rPr>
        <w:t>，</w:t>
      </w:r>
      <w:r w:rsidR="0070682D">
        <w:rPr>
          <w:rFonts w:ascii="仿宋" w:eastAsia="仿宋" w:hAnsi="仿宋" w:hint="eastAsia"/>
          <w:sz w:val="24"/>
          <w:szCs w:val="24"/>
        </w:rPr>
        <w:t>限于篇幅，本文着重于实现几个重点的核心功能。</w:t>
      </w:r>
    </w:p>
    <w:p w14:paraId="117C23B4" w14:textId="4A07203A" w:rsidR="00E82A07" w:rsidRPr="00E90B76" w:rsidRDefault="00E82A07" w:rsidP="00E90B76">
      <w:pPr>
        <w:pStyle w:val="2"/>
        <w:rPr>
          <w:rFonts w:ascii="黑体" w:eastAsia="黑体" w:hAnsi="黑体"/>
          <w:sz w:val="24"/>
          <w:szCs w:val="24"/>
        </w:rPr>
      </w:pPr>
      <w:bookmarkStart w:id="786" w:name="_Toc101730436"/>
      <w:r w:rsidRPr="00E90B76">
        <w:rPr>
          <w:rFonts w:ascii="Times New Roman" w:eastAsia="黑体" w:hAnsi="Times New Roman" w:cs="Times New Roman"/>
          <w:sz w:val="24"/>
          <w:szCs w:val="24"/>
        </w:rPr>
        <w:t xml:space="preserve">3.2 </w:t>
      </w:r>
      <w:r w:rsidRPr="00E90B76">
        <w:rPr>
          <w:rFonts w:ascii="黑体" w:eastAsia="黑体" w:hAnsi="黑体" w:hint="eastAsia"/>
          <w:sz w:val="24"/>
          <w:szCs w:val="24"/>
        </w:rPr>
        <w:t>性能需求</w:t>
      </w:r>
      <w:bookmarkEnd w:id="786"/>
    </w:p>
    <w:p w14:paraId="0AB94153" w14:textId="38F6127D" w:rsidR="00500C5D" w:rsidRDefault="00500C5D" w:rsidP="00F30A85">
      <w:pPr>
        <w:spacing w:line="300" w:lineRule="auto"/>
        <w:ind w:firstLineChars="200" w:firstLine="480"/>
        <w:rPr>
          <w:rFonts w:ascii="仿宋" w:eastAsia="仿宋" w:hAnsi="仿宋"/>
          <w:sz w:val="24"/>
          <w:szCs w:val="24"/>
        </w:rPr>
      </w:pPr>
      <w:r>
        <w:rPr>
          <w:rFonts w:ascii="仿宋" w:eastAsia="仿宋" w:hAnsi="仿宋" w:hint="eastAsia"/>
          <w:sz w:val="24"/>
          <w:szCs w:val="24"/>
        </w:rPr>
        <w:t>对于客户端来说，</w:t>
      </w:r>
      <w:r w:rsidRPr="00500C5D">
        <w:rPr>
          <w:rFonts w:ascii="Times New Roman" w:eastAsia="仿宋" w:hAnsi="Times New Roman" w:cs="Times New Roman"/>
          <w:sz w:val="24"/>
          <w:szCs w:val="24"/>
        </w:rPr>
        <w:t>Flutter</w:t>
      </w:r>
      <w:r>
        <w:rPr>
          <w:rFonts w:ascii="仿宋" w:eastAsia="仿宋" w:hAnsi="仿宋" w:hint="eastAsia"/>
          <w:sz w:val="24"/>
          <w:szCs w:val="24"/>
        </w:rPr>
        <w:t>提供的渲染能力堪比原生。所以用户在使用时会觉得动画流畅</w:t>
      </w:r>
      <w:r w:rsidR="00A1054E">
        <w:rPr>
          <w:rFonts w:ascii="仿宋" w:eastAsia="仿宋" w:hAnsi="仿宋" w:hint="eastAsia"/>
          <w:sz w:val="24"/>
          <w:szCs w:val="24"/>
        </w:rPr>
        <w:t>、</w:t>
      </w:r>
      <w:r>
        <w:rPr>
          <w:rFonts w:ascii="仿宋" w:eastAsia="仿宋" w:hAnsi="仿宋" w:hint="eastAsia"/>
          <w:sz w:val="24"/>
          <w:szCs w:val="24"/>
        </w:rPr>
        <w:t>响应迅速，并且由于</w:t>
      </w:r>
      <w:r w:rsidRPr="00BC2C22">
        <w:rPr>
          <w:rFonts w:ascii="Times New Roman" w:eastAsia="仿宋" w:hAnsi="Times New Roman" w:cs="Times New Roman"/>
          <w:sz w:val="24"/>
          <w:szCs w:val="24"/>
        </w:rPr>
        <w:t>gRPC</w:t>
      </w:r>
      <w:r>
        <w:rPr>
          <w:rFonts w:ascii="仿宋" w:eastAsia="仿宋" w:hAnsi="仿宋" w:hint="eastAsia"/>
          <w:sz w:val="24"/>
          <w:szCs w:val="24"/>
        </w:rPr>
        <w:t>使用的是</w:t>
      </w:r>
      <w:r w:rsidRPr="00500C5D">
        <w:rPr>
          <w:rFonts w:ascii="Times New Roman" w:eastAsia="仿宋" w:hAnsi="Times New Roman" w:cs="Times New Roman"/>
          <w:sz w:val="24"/>
          <w:szCs w:val="24"/>
        </w:rPr>
        <w:t>Protocol Buffer</w:t>
      </w:r>
      <w:r>
        <w:rPr>
          <w:rFonts w:ascii="仿宋" w:eastAsia="仿宋" w:hAnsi="仿宋" w:hint="eastAsia"/>
          <w:sz w:val="24"/>
          <w:szCs w:val="24"/>
        </w:rPr>
        <w:t>编码</w:t>
      </w:r>
      <w:r w:rsidR="00BC2C22">
        <w:rPr>
          <w:rFonts w:ascii="仿宋" w:eastAsia="仿宋" w:hAnsi="仿宋" w:hint="eastAsia"/>
          <w:sz w:val="24"/>
          <w:szCs w:val="24"/>
        </w:rPr>
        <w:t>，交换的数据量小，</w:t>
      </w:r>
      <w:r w:rsidR="009766AE">
        <w:rPr>
          <w:rFonts w:ascii="仿宋" w:eastAsia="仿宋" w:hAnsi="仿宋" w:hint="eastAsia"/>
          <w:sz w:val="24"/>
          <w:szCs w:val="24"/>
        </w:rPr>
        <w:t>较</w:t>
      </w:r>
      <w:r w:rsidR="009766AE" w:rsidRPr="009766AE">
        <w:rPr>
          <w:rFonts w:ascii="Times New Roman" w:eastAsia="仿宋" w:hAnsi="Times New Roman" w:cs="Times New Roman"/>
          <w:sz w:val="24"/>
          <w:szCs w:val="24"/>
        </w:rPr>
        <w:t>JSON</w:t>
      </w:r>
      <w:r w:rsidR="009766AE">
        <w:rPr>
          <w:rFonts w:ascii="仿宋" w:eastAsia="仿宋" w:hAnsi="仿宋" w:hint="eastAsia"/>
          <w:sz w:val="24"/>
          <w:szCs w:val="24"/>
        </w:rPr>
        <w:t>有巨大优势，</w:t>
      </w:r>
      <w:r w:rsidR="00BC2C22">
        <w:rPr>
          <w:rFonts w:ascii="仿宋" w:eastAsia="仿宋" w:hAnsi="仿宋" w:hint="eastAsia"/>
          <w:sz w:val="24"/>
          <w:szCs w:val="24"/>
        </w:rPr>
        <w:t>所以在网络不畅的地方</w:t>
      </w:r>
      <w:r w:rsidR="009766AE">
        <w:rPr>
          <w:rFonts w:ascii="仿宋" w:eastAsia="仿宋" w:hAnsi="仿宋" w:hint="eastAsia"/>
          <w:sz w:val="24"/>
          <w:szCs w:val="24"/>
        </w:rPr>
        <w:t>体验也相对</w:t>
      </w:r>
      <w:r w:rsidR="00D61304">
        <w:rPr>
          <w:rFonts w:ascii="仿宋" w:eastAsia="仿宋" w:hAnsi="仿宋" w:hint="eastAsia"/>
          <w:sz w:val="24"/>
          <w:szCs w:val="24"/>
        </w:rPr>
        <w:t>较好。</w:t>
      </w:r>
    </w:p>
    <w:p w14:paraId="01609473" w14:textId="4332B0E6" w:rsidR="00F30A85" w:rsidRPr="00F30A85" w:rsidRDefault="00654F58" w:rsidP="00F30A85">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通过</w:t>
      </w:r>
      <w:r w:rsidRPr="00654F58">
        <w:rPr>
          <w:rFonts w:ascii="仿宋" w:eastAsia="仿宋" w:hAnsi="仿宋" w:hint="eastAsia"/>
          <w:sz w:val="24"/>
          <w:szCs w:val="24"/>
        </w:rPr>
        <w:t>对以往的大型展会或展</w:t>
      </w:r>
      <w:r>
        <w:rPr>
          <w:rFonts w:ascii="仿宋" w:eastAsia="仿宋" w:hAnsi="仿宋" w:hint="eastAsia"/>
          <w:sz w:val="24"/>
          <w:szCs w:val="24"/>
        </w:rPr>
        <w:t>厅的日高峰人流量分析可以知道如何设计系统的负载，比如，上海世博会的日最高峰人流量约为</w:t>
      </w:r>
      <w:r w:rsidRPr="00654F58">
        <w:rPr>
          <w:rFonts w:ascii="Times New Roman" w:eastAsia="仿宋" w:hAnsi="Times New Roman" w:cs="Times New Roman"/>
          <w:sz w:val="24"/>
          <w:szCs w:val="24"/>
        </w:rPr>
        <w:t>60</w:t>
      </w:r>
      <w:r>
        <w:rPr>
          <w:rFonts w:ascii="仿宋" w:eastAsia="仿宋" w:hAnsi="仿宋" w:hint="eastAsia"/>
          <w:sz w:val="24"/>
          <w:szCs w:val="24"/>
        </w:rPr>
        <w:t>万，故宫博物馆的日最高峰人流量为</w:t>
      </w:r>
      <w:r w:rsidRPr="00654F58">
        <w:rPr>
          <w:rFonts w:ascii="Times New Roman" w:eastAsia="仿宋" w:hAnsi="Times New Roman" w:cs="Times New Roman"/>
          <w:sz w:val="24"/>
          <w:szCs w:val="24"/>
        </w:rPr>
        <w:t>8</w:t>
      </w:r>
      <w:r>
        <w:rPr>
          <w:rFonts w:ascii="仿宋" w:eastAsia="仿宋" w:hAnsi="仿宋" w:hint="eastAsia"/>
          <w:sz w:val="24"/>
          <w:szCs w:val="24"/>
        </w:rPr>
        <w:t>万</w:t>
      </w:r>
      <w:r w:rsidR="002915EF">
        <w:rPr>
          <w:rFonts w:ascii="仿宋" w:eastAsia="仿宋" w:hAnsi="仿宋" w:hint="eastAsia"/>
          <w:sz w:val="24"/>
          <w:szCs w:val="24"/>
        </w:rPr>
        <w:t>。</w:t>
      </w:r>
      <w:r w:rsidR="00D7119E">
        <w:rPr>
          <w:rFonts w:ascii="仿宋" w:eastAsia="仿宋" w:hAnsi="仿宋" w:hint="eastAsia"/>
          <w:sz w:val="24"/>
          <w:szCs w:val="24"/>
        </w:rPr>
        <w:t>故暂定</w:t>
      </w:r>
      <w:r w:rsidR="002915EF">
        <w:rPr>
          <w:rFonts w:ascii="仿宋" w:eastAsia="仿宋" w:hAnsi="仿宋" w:hint="eastAsia"/>
          <w:sz w:val="24"/>
          <w:szCs w:val="24"/>
        </w:rPr>
        <w:t>单机系统</w:t>
      </w:r>
      <w:r w:rsidR="00D7119E">
        <w:rPr>
          <w:rFonts w:ascii="仿宋" w:eastAsia="仿宋" w:hAnsi="仿宋" w:hint="eastAsia"/>
          <w:sz w:val="24"/>
          <w:szCs w:val="24"/>
        </w:rPr>
        <w:t>面临</w:t>
      </w:r>
      <w:r w:rsidR="002915EF">
        <w:rPr>
          <w:rFonts w:ascii="仿宋" w:eastAsia="仿宋" w:hAnsi="仿宋" w:hint="eastAsia"/>
          <w:sz w:val="24"/>
          <w:szCs w:val="24"/>
        </w:rPr>
        <w:t>的</w:t>
      </w:r>
      <w:r w:rsidR="00D7119E" w:rsidRPr="00D7119E">
        <w:rPr>
          <w:rFonts w:ascii="Times New Roman" w:eastAsia="仿宋" w:hAnsi="Times New Roman" w:cs="Times New Roman"/>
          <w:sz w:val="24"/>
          <w:szCs w:val="24"/>
        </w:rPr>
        <w:t>RPS</w:t>
      </w:r>
      <w:r w:rsidR="00D7119E">
        <w:rPr>
          <w:rFonts w:ascii="仿宋" w:eastAsia="仿宋" w:hAnsi="仿宋" w:hint="eastAsia"/>
          <w:sz w:val="24"/>
          <w:szCs w:val="24"/>
        </w:rPr>
        <w:t>在</w:t>
      </w:r>
      <w:r w:rsidR="002915EF" w:rsidRPr="002915EF">
        <w:rPr>
          <w:rFonts w:ascii="Times New Roman" w:eastAsia="仿宋" w:hAnsi="Times New Roman" w:cs="Times New Roman"/>
          <w:sz w:val="24"/>
          <w:szCs w:val="24"/>
        </w:rPr>
        <w:t>10K</w:t>
      </w:r>
      <w:r w:rsidR="002915EF">
        <w:rPr>
          <w:rFonts w:ascii="仿宋" w:eastAsia="仿宋" w:hAnsi="仿宋" w:hint="eastAsia"/>
          <w:sz w:val="24"/>
          <w:szCs w:val="24"/>
        </w:rPr>
        <w:t>至</w:t>
      </w:r>
      <w:r w:rsidR="002915EF" w:rsidRPr="002915EF">
        <w:rPr>
          <w:rFonts w:ascii="Times New Roman" w:eastAsia="仿宋" w:hAnsi="Times New Roman" w:cs="Times New Roman"/>
          <w:sz w:val="24"/>
          <w:szCs w:val="24"/>
        </w:rPr>
        <w:t>100K</w:t>
      </w:r>
      <w:r w:rsidR="002915EF">
        <w:rPr>
          <w:rFonts w:ascii="仿宋" w:eastAsia="仿宋" w:hAnsi="仿宋" w:hint="eastAsia"/>
          <w:sz w:val="24"/>
          <w:szCs w:val="24"/>
        </w:rPr>
        <w:t>这个</w:t>
      </w:r>
      <w:r w:rsidR="00D7119E">
        <w:rPr>
          <w:rFonts w:ascii="仿宋" w:eastAsia="仿宋" w:hAnsi="仿宋" w:hint="eastAsia"/>
          <w:sz w:val="24"/>
          <w:szCs w:val="24"/>
        </w:rPr>
        <w:t>范围</w:t>
      </w:r>
      <w:r w:rsidR="0089769A">
        <w:rPr>
          <w:rFonts w:ascii="仿宋" w:eastAsia="仿宋" w:hAnsi="仿宋" w:hint="eastAsia"/>
          <w:sz w:val="24"/>
          <w:szCs w:val="24"/>
        </w:rPr>
        <w:t>。</w:t>
      </w:r>
      <w:r w:rsidR="00D7119E">
        <w:rPr>
          <w:rFonts w:ascii="仿宋" w:eastAsia="仿宋" w:hAnsi="仿宋" w:hint="eastAsia"/>
          <w:sz w:val="24"/>
          <w:szCs w:val="24"/>
        </w:rPr>
        <w:t>如果遵循以往的传统架构，单机节点的</w:t>
      </w:r>
      <w:r w:rsidR="00D7119E" w:rsidRPr="00D7119E">
        <w:rPr>
          <w:rFonts w:ascii="Times New Roman" w:eastAsia="仿宋" w:hAnsi="Times New Roman" w:cs="Times New Roman"/>
          <w:sz w:val="24"/>
          <w:szCs w:val="24"/>
        </w:rPr>
        <w:t>MySQL</w:t>
      </w:r>
      <w:r w:rsidR="001617D3">
        <w:rPr>
          <w:rFonts w:ascii="Times New Roman" w:eastAsia="仿宋" w:hAnsi="Times New Roman" w:cs="Times New Roman" w:hint="eastAsia"/>
          <w:sz w:val="24"/>
          <w:szCs w:val="24"/>
        </w:rPr>
        <w:t>的</w:t>
      </w:r>
      <w:r w:rsidR="001617D3">
        <w:rPr>
          <w:rFonts w:ascii="Times New Roman" w:eastAsia="仿宋" w:hAnsi="Times New Roman" w:cs="Times New Roman" w:hint="eastAsia"/>
          <w:sz w:val="24"/>
          <w:szCs w:val="24"/>
        </w:rPr>
        <w:t>Q</w:t>
      </w:r>
      <w:r w:rsidR="001617D3">
        <w:rPr>
          <w:rFonts w:ascii="Times New Roman" w:eastAsia="仿宋" w:hAnsi="Times New Roman" w:cs="Times New Roman"/>
          <w:sz w:val="24"/>
          <w:szCs w:val="24"/>
        </w:rPr>
        <w:t>PS</w:t>
      </w:r>
      <w:r w:rsidR="001617D3">
        <w:rPr>
          <w:rFonts w:ascii="Times New Roman" w:eastAsia="仿宋" w:hAnsi="Times New Roman" w:cs="Times New Roman" w:hint="eastAsia"/>
          <w:sz w:val="24"/>
          <w:szCs w:val="24"/>
        </w:rPr>
        <w:t>最高</w:t>
      </w:r>
      <w:r w:rsidR="00D7119E">
        <w:rPr>
          <w:rFonts w:ascii="仿宋" w:eastAsia="仿宋" w:hAnsi="仿宋" w:hint="eastAsia"/>
          <w:sz w:val="24"/>
          <w:szCs w:val="24"/>
        </w:rPr>
        <w:t>就</w:t>
      </w:r>
      <w:r w:rsidR="001617D3">
        <w:rPr>
          <w:rFonts w:ascii="仿宋" w:eastAsia="仿宋" w:hAnsi="仿宋" w:hint="eastAsia"/>
          <w:sz w:val="24"/>
          <w:szCs w:val="24"/>
        </w:rPr>
        <w:t>会达到</w:t>
      </w:r>
      <w:r w:rsidR="00D7119E" w:rsidRPr="00D7119E">
        <w:rPr>
          <w:rFonts w:ascii="Times New Roman" w:eastAsia="仿宋" w:hAnsi="Times New Roman" w:cs="Times New Roman"/>
          <w:sz w:val="24"/>
          <w:szCs w:val="24"/>
        </w:rPr>
        <w:t>100K</w:t>
      </w:r>
      <w:r w:rsidR="00BD51ED">
        <w:rPr>
          <w:rFonts w:ascii="Times New Roman" w:eastAsia="仿宋" w:hAnsi="Times New Roman" w:cs="Times New Roman" w:hint="eastAsia"/>
          <w:sz w:val="24"/>
          <w:szCs w:val="24"/>
        </w:rPr>
        <w:t>，</w:t>
      </w:r>
      <w:r w:rsidR="00BB5E9E">
        <w:rPr>
          <w:rFonts w:ascii="Times New Roman" w:eastAsia="仿宋" w:hAnsi="Times New Roman" w:cs="Times New Roman" w:hint="eastAsia"/>
          <w:sz w:val="24"/>
          <w:szCs w:val="24"/>
        </w:rPr>
        <w:t>这需要极高的硬件配置</w:t>
      </w:r>
      <w:r w:rsidR="00BD51ED">
        <w:rPr>
          <w:rFonts w:ascii="Times New Roman" w:eastAsia="仿宋" w:hAnsi="Times New Roman" w:cs="Times New Roman" w:hint="eastAsia"/>
          <w:sz w:val="24"/>
          <w:szCs w:val="24"/>
        </w:rPr>
        <w:t>并且一旦</w:t>
      </w:r>
      <w:r w:rsidR="00275EB3">
        <w:rPr>
          <w:rFonts w:ascii="Times New Roman" w:eastAsia="仿宋" w:hAnsi="Times New Roman" w:cs="Times New Roman" w:hint="eastAsia"/>
          <w:sz w:val="24"/>
          <w:szCs w:val="24"/>
        </w:rPr>
        <w:t>发生</w:t>
      </w:r>
      <w:r w:rsidR="00BD51ED">
        <w:rPr>
          <w:rFonts w:ascii="Times New Roman" w:eastAsia="仿宋" w:hAnsi="Times New Roman" w:cs="Times New Roman" w:hint="eastAsia"/>
          <w:sz w:val="24"/>
          <w:szCs w:val="24"/>
        </w:rPr>
        <w:t>数据库故障，造成的损失</w:t>
      </w:r>
      <w:r w:rsidR="00846CD8">
        <w:rPr>
          <w:rFonts w:ascii="Times New Roman" w:eastAsia="仿宋" w:hAnsi="Times New Roman" w:cs="Times New Roman" w:hint="eastAsia"/>
          <w:sz w:val="24"/>
          <w:szCs w:val="24"/>
        </w:rPr>
        <w:t>极大</w:t>
      </w:r>
      <w:r w:rsidR="00BD51ED">
        <w:rPr>
          <w:rFonts w:ascii="Times New Roman" w:eastAsia="仿宋" w:hAnsi="Times New Roman" w:cs="Times New Roman" w:hint="eastAsia"/>
          <w:sz w:val="24"/>
          <w:szCs w:val="24"/>
        </w:rPr>
        <w:t>。</w:t>
      </w:r>
      <w:r w:rsidR="00F30A85">
        <w:rPr>
          <w:rFonts w:ascii="Times New Roman" w:eastAsia="仿宋" w:hAnsi="Times New Roman" w:cs="Times New Roman" w:hint="eastAsia"/>
          <w:sz w:val="24"/>
          <w:szCs w:val="24"/>
        </w:rPr>
        <w:t>这种高风险低收益的传统方案已经不再适合于这样的高并发高可用的系统了。为此，我们使用</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解决这一问题，</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单点的</w:t>
      </w:r>
      <w:r w:rsidR="00F30A85">
        <w:rPr>
          <w:rFonts w:ascii="Times New Roman" w:eastAsia="仿宋" w:hAnsi="Times New Roman" w:cs="Times New Roman" w:hint="eastAsia"/>
          <w:sz w:val="24"/>
          <w:szCs w:val="24"/>
        </w:rPr>
        <w:t>QPS</w:t>
      </w:r>
      <w:r w:rsidR="00F30A85">
        <w:rPr>
          <w:rFonts w:ascii="Times New Roman" w:eastAsia="仿宋" w:hAnsi="Times New Roman" w:cs="Times New Roman" w:hint="eastAsia"/>
          <w:sz w:val="24"/>
          <w:szCs w:val="24"/>
        </w:rPr>
        <w:t>高达</w:t>
      </w:r>
      <w:r w:rsidR="00F30A85">
        <w:rPr>
          <w:rFonts w:ascii="Times New Roman" w:eastAsia="仿宋" w:hAnsi="Times New Roman" w:cs="Times New Roman" w:hint="eastAsia"/>
          <w:sz w:val="24"/>
          <w:szCs w:val="24"/>
        </w:rPr>
        <w:t>1</w:t>
      </w:r>
      <w:r w:rsidR="00F30A85">
        <w:rPr>
          <w:rFonts w:ascii="Times New Roman" w:eastAsia="仿宋" w:hAnsi="Times New Roman" w:cs="Times New Roman"/>
          <w:sz w:val="24"/>
          <w:szCs w:val="24"/>
        </w:rPr>
        <w:t>00K</w:t>
      </w:r>
      <w:r w:rsidR="00F30A85">
        <w:rPr>
          <w:rFonts w:ascii="Times New Roman" w:eastAsia="仿宋" w:hAnsi="Times New Roman" w:cs="Times New Roman" w:hint="eastAsia"/>
          <w:sz w:val="24"/>
          <w:szCs w:val="24"/>
        </w:rPr>
        <w:t>，</w:t>
      </w:r>
      <w:r w:rsidR="00042425">
        <w:rPr>
          <w:rFonts w:ascii="Times New Roman" w:eastAsia="仿宋" w:hAnsi="Times New Roman" w:cs="Times New Roman" w:hint="eastAsia"/>
          <w:sz w:val="24"/>
          <w:szCs w:val="24"/>
        </w:rPr>
        <w:t>同时</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集群</w:t>
      </w:r>
      <w:r w:rsidR="00042425">
        <w:rPr>
          <w:rFonts w:ascii="Times New Roman" w:eastAsia="仿宋" w:hAnsi="Times New Roman" w:cs="Times New Roman" w:hint="eastAsia"/>
          <w:sz w:val="24"/>
          <w:szCs w:val="24"/>
        </w:rPr>
        <w:t>构成的分布式系统非常可控</w:t>
      </w:r>
      <w:r w:rsidR="00F30A85">
        <w:rPr>
          <w:rFonts w:ascii="Times New Roman" w:eastAsia="仿宋" w:hAnsi="Times New Roman" w:cs="Times New Roman" w:hint="eastAsia"/>
          <w:sz w:val="24"/>
          <w:szCs w:val="24"/>
        </w:rPr>
        <w:t>并且价格便宜</w:t>
      </w:r>
      <w:r w:rsidR="00042425">
        <w:rPr>
          <w:rFonts w:ascii="Times New Roman" w:eastAsia="仿宋" w:hAnsi="Times New Roman" w:cs="Times New Roman" w:hint="eastAsia"/>
          <w:sz w:val="24"/>
          <w:szCs w:val="24"/>
        </w:rPr>
        <w:t>。</w:t>
      </w:r>
    </w:p>
    <w:p w14:paraId="4CF77DEC" w14:textId="509C5E01" w:rsidR="00613630" w:rsidRPr="00C87FB7" w:rsidRDefault="00E82A07" w:rsidP="00C87FB7">
      <w:pPr>
        <w:pStyle w:val="2"/>
        <w:rPr>
          <w:rFonts w:ascii="黑体" w:eastAsia="黑体" w:hAnsi="黑体"/>
          <w:sz w:val="24"/>
          <w:szCs w:val="24"/>
        </w:rPr>
      </w:pPr>
      <w:bookmarkStart w:id="787" w:name="_Toc101730437"/>
      <w:r w:rsidRPr="00C87FB7">
        <w:rPr>
          <w:rFonts w:ascii="Times New Roman" w:eastAsia="黑体" w:hAnsi="Times New Roman" w:cs="Times New Roman"/>
          <w:sz w:val="24"/>
          <w:szCs w:val="24"/>
        </w:rPr>
        <w:t xml:space="preserve">3.3 </w:t>
      </w:r>
      <w:r w:rsidRPr="00C87FB7">
        <w:rPr>
          <w:rFonts w:ascii="黑体" w:eastAsia="黑体" w:hAnsi="黑体"/>
          <w:sz w:val="24"/>
          <w:szCs w:val="24"/>
        </w:rPr>
        <w:t>安全需求</w:t>
      </w:r>
      <w:bookmarkEnd w:id="787"/>
    </w:p>
    <w:p w14:paraId="5D691776" w14:textId="3D35B4E9" w:rsidR="00CD10B2" w:rsidRDefault="009571A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由于系统使用人数较多，因此对系统的健全性提出了要求。重点</w:t>
      </w:r>
      <w:r w:rsidR="00CD10B2">
        <w:rPr>
          <w:rFonts w:ascii="仿宋" w:eastAsia="仿宋" w:hAnsi="仿宋" w:hint="eastAsia"/>
          <w:sz w:val="24"/>
          <w:szCs w:val="24"/>
        </w:rPr>
        <w:t>从两个方面考虑系统的安全性，数据隐私安全和</w:t>
      </w:r>
      <w:r w:rsidR="00B61254">
        <w:rPr>
          <w:rFonts w:ascii="仿宋" w:eastAsia="仿宋" w:hAnsi="仿宋" w:hint="eastAsia"/>
          <w:sz w:val="24"/>
          <w:szCs w:val="24"/>
        </w:rPr>
        <w:t>应对</w:t>
      </w:r>
      <w:r w:rsidR="00CD10B2">
        <w:rPr>
          <w:rFonts w:ascii="仿宋" w:eastAsia="仿宋" w:hAnsi="仿宋" w:hint="eastAsia"/>
          <w:sz w:val="24"/>
          <w:szCs w:val="24"/>
        </w:rPr>
        <w:t>系统宕机</w:t>
      </w:r>
      <w:r w:rsidR="00A13433">
        <w:rPr>
          <w:rFonts w:ascii="仿宋" w:eastAsia="仿宋" w:hAnsi="仿宋" w:hint="eastAsia"/>
          <w:sz w:val="24"/>
          <w:szCs w:val="24"/>
        </w:rPr>
        <w:t>。</w:t>
      </w:r>
    </w:p>
    <w:p w14:paraId="19CF35B7" w14:textId="30162A7F" w:rsidR="00EE2C6C" w:rsidRDefault="00500C5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为了防止用户个人隐私泄露，</w:t>
      </w:r>
      <w:r w:rsidR="00CF08CE" w:rsidRPr="00CF08CE">
        <w:rPr>
          <w:rFonts w:ascii="Times New Roman" w:eastAsia="仿宋" w:hAnsi="Times New Roman" w:cs="Times New Roman"/>
          <w:sz w:val="24"/>
          <w:szCs w:val="24"/>
        </w:rPr>
        <w:t>gRPC</w:t>
      </w:r>
      <w:r w:rsidR="00CF08CE">
        <w:rPr>
          <w:rFonts w:ascii="仿宋" w:eastAsia="仿宋" w:hAnsi="仿宋" w:hint="eastAsia"/>
          <w:sz w:val="24"/>
          <w:szCs w:val="24"/>
        </w:rPr>
        <w:t>提供</w:t>
      </w:r>
      <w:r w:rsidR="004B2451">
        <w:rPr>
          <w:rFonts w:ascii="仿宋" w:eastAsia="仿宋" w:hAnsi="仿宋" w:hint="eastAsia"/>
          <w:sz w:val="24"/>
          <w:szCs w:val="24"/>
        </w:rPr>
        <w:t>类似于</w:t>
      </w:r>
      <w:r w:rsidR="004B2451" w:rsidRPr="004B2451">
        <w:rPr>
          <w:rFonts w:ascii="Times New Roman" w:eastAsia="仿宋" w:hAnsi="Times New Roman" w:cs="Times New Roman"/>
          <w:sz w:val="24"/>
          <w:szCs w:val="24"/>
        </w:rPr>
        <w:t>HTTPS</w:t>
      </w:r>
      <w:r w:rsidR="004B2451">
        <w:rPr>
          <w:rFonts w:ascii="仿宋" w:eastAsia="仿宋" w:hAnsi="仿宋" w:hint="eastAsia"/>
          <w:sz w:val="24"/>
          <w:szCs w:val="24"/>
        </w:rPr>
        <w:t>的</w:t>
      </w:r>
      <w:r w:rsidR="00CF08CE">
        <w:rPr>
          <w:rFonts w:ascii="仿宋" w:eastAsia="仿宋" w:hAnsi="仿宋" w:hint="eastAsia"/>
          <w:sz w:val="24"/>
          <w:szCs w:val="24"/>
        </w:rPr>
        <w:t>证书加密，能较好的保证传输过程中数据的安全。</w:t>
      </w:r>
      <w:r w:rsidR="004B2451">
        <w:rPr>
          <w:rFonts w:ascii="仿宋" w:eastAsia="仿宋" w:hAnsi="仿宋" w:hint="eastAsia"/>
          <w:sz w:val="24"/>
          <w:szCs w:val="24"/>
        </w:rPr>
        <w:t>除此之外，在设计用户表时，不应该将密码明文存储，而是使用“加盐”哈希的方式存储其密码的哈希值。这样减少了密码暴露的可能性。</w:t>
      </w:r>
    </w:p>
    <w:p w14:paraId="03DC96FF" w14:textId="4498449F" w:rsidR="002851CC" w:rsidRDefault="00AC51DC" w:rsidP="00000008">
      <w:pPr>
        <w:spacing w:line="300" w:lineRule="auto"/>
        <w:ind w:firstLineChars="200" w:firstLine="480"/>
        <w:rPr>
          <w:rFonts w:ascii="仿宋" w:eastAsia="仿宋" w:hAnsi="仿宋"/>
          <w:sz w:val="24"/>
          <w:szCs w:val="24"/>
        </w:rPr>
      </w:pPr>
      <w:r>
        <w:rPr>
          <w:rFonts w:ascii="仿宋" w:eastAsia="仿宋" w:hAnsi="仿宋" w:hint="eastAsia"/>
          <w:sz w:val="24"/>
          <w:szCs w:val="24"/>
        </w:rPr>
        <w:t>如果峰值流量较高，系统可能一时无法承受进而宕机</w:t>
      </w:r>
      <w:r w:rsidR="00BD5AF6">
        <w:rPr>
          <w:rFonts w:ascii="仿宋" w:eastAsia="仿宋" w:hAnsi="仿宋" w:hint="eastAsia"/>
          <w:sz w:val="24"/>
          <w:szCs w:val="24"/>
        </w:rPr>
        <w:t>，</w:t>
      </w:r>
      <w:r w:rsidR="009206FE">
        <w:rPr>
          <w:rFonts w:ascii="仿宋" w:eastAsia="仿宋" w:hAnsi="仿宋" w:hint="eastAsia"/>
          <w:sz w:val="24"/>
          <w:szCs w:val="24"/>
        </w:rPr>
        <w:t>为此</w:t>
      </w:r>
      <w:r w:rsidR="00BD5AF6">
        <w:rPr>
          <w:rFonts w:ascii="仿宋" w:eastAsia="仿宋" w:hAnsi="仿宋" w:hint="eastAsia"/>
          <w:sz w:val="24"/>
          <w:szCs w:val="24"/>
        </w:rPr>
        <w:t>我们需要做备份预案，比如为</w:t>
      </w:r>
      <w:r w:rsidR="00BD5AF6" w:rsidRPr="00BD5AF6">
        <w:rPr>
          <w:rFonts w:ascii="Times New Roman" w:eastAsia="仿宋" w:hAnsi="Times New Roman" w:cs="Times New Roman"/>
          <w:sz w:val="24"/>
          <w:szCs w:val="24"/>
        </w:rPr>
        <w:t>MySQL</w:t>
      </w:r>
      <w:r w:rsidR="00BD5AF6">
        <w:rPr>
          <w:rFonts w:ascii="仿宋" w:eastAsia="仿宋" w:hAnsi="仿宋" w:hint="eastAsia"/>
          <w:sz w:val="24"/>
          <w:szCs w:val="24"/>
        </w:rPr>
        <w:t>设置</w:t>
      </w:r>
      <w:r w:rsidR="00BD5AF6" w:rsidRPr="00BD5AF6">
        <w:rPr>
          <w:rFonts w:ascii="Times New Roman" w:eastAsia="仿宋" w:hAnsi="Times New Roman" w:cs="Times New Roman"/>
          <w:sz w:val="24"/>
          <w:szCs w:val="24"/>
        </w:rPr>
        <w:t>Master-Slave</w:t>
      </w:r>
      <w:r w:rsidR="00BD5AF6">
        <w:rPr>
          <w:rFonts w:ascii="仿宋" w:eastAsia="仿宋" w:hAnsi="仿宋" w:hint="eastAsia"/>
          <w:sz w:val="24"/>
          <w:szCs w:val="24"/>
        </w:rPr>
        <w:t>备份</w:t>
      </w:r>
      <w:r w:rsidR="002D4E33">
        <w:rPr>
          <w:rFonts w:ascii="仿宋" w:eastAsia="仿宋" w:hAnsi="仿宋" w:hint="eastAsia"/>
          <w:sz w:val="24"/>
          <w:szCs w:val="24"/>
        </w:rPr>
        <w:t>，为</w:t>
      </w:r>
      <w:r w:rsidR="002D4E33" w:rsidRPr="002D4E33">
        <w:rPr>
          <w:rFonts w:ascii="Times New Roman" w:eastAsia="仿宋" w:hAnsi="Times New Roman" w:cs="Times New Roman"/>
          <w:sz w:val="24"/>
          <w:szCs w:val="24"/>
        </w:rPr>
        <w:t>Redis</w:t>
      </w:r>
      <w:r w:rsidR="002D4E33">
        <w:rPr>
          <w:rFonts w:ascii="仿宋" w:eastAsia="仿宋" w:hAnsi="仿宋" w:hint="eastAsia"/>
          <w:sz w:val="24"/>
          <w:szCs w:val="24"/>
        </w:rPr>
        <w:t>设置</w:t>
      </w:r>
      <w:r w:rsidR="002D4E33" w:rsidRPr="002D4E33">
        <w:rPr>
          <w:rFonts w:ascii="Times New Roman" w:eastAsia="仿宋" w:hAnsi="Times New Roman" w:cs="Times New Roman"/>
          <w:sz w:val="24"/>
          <w:szCs w:val="24"/>
        </w:rPr>
        <w:t>AOF</w:t>
      </w:r>
      <w:r w:rsidR="002D4E33">
        <w:rPr>
          <w:rFonts w:ascii="仿宋" w:eastAsia="仿宋" w:hAnsi="仿宋" w:hint="eastAsia"/>
          <w:sz w:val="24"/>
          <w:szCs w:val="24"/>
        </w:rPr>
        <w:t>持久化等都是有效提高系统可用性的解决方案。</w:t>
      </w:r>
    </w:p>
    <w:p w14:paraId="73F39D49" w14:textId="31BC991D" w:rsidR="001B1C63" w:rsidRDefault="001061D9" w:rsidP="008F1080">
      <w:pPr>
        <w:pStyle w:val="2"/>
        <w:rPr>
          <w:rFonts w:ascii="黑体" w:eastAsia="黑体" w:hAnsi="黑体"/>
          <w:sz w:val="24"/>
          <w:szCs w:val="24"/>
        </w:rPr>
      </w:pPr>
      <w:bookmarkStart w:id="788" w:name="_Toc101730438"/>
      <w:r w:rsidRPr="001061D9">
        <w:rPr>
          <w:rFonts w:ascii="Times New Roman" w:eastAsia="黑体" w:hAnsi="Times New Roman" w:cs="Times New Roman"/>
          <w:sz w:val="24"/>
          <w:szCs w:val="24"/>
        </w:rPr>
        <w:lastRenderedPageBreak/>
        <w:t xml:space="preserve">3.4 </w:t>
      </w:r>
      <w:r w:rsidRPr="001061D9">
        <w:rPr>
          <w:rFonts w:ascii="黑体" w:eastAsia="黑体" w:hAnsi="黑体" w:hint="eastAsia"/>
          <w:sz w:val="24"/>
          <w:szCs w:val="24"/>
        </w:rPr>
        <w:t>运维需求</w:t>
      </w:r>
      <w:bookmarkEnd w:id="788"/>
    </w:p>
    <w:p w14:paraId="2B4ACA5F" w14:textId="6EF194AC" w:rsidR="008F1080" w:rsidRDefault="00807B87" w:rsidP="00807B87">
      <w:pPr>
        <w:spacing w:line="300" w:lineRule="auto"/>
        <w:ind w:firstLineChars="200" w:firstLine="480"/>
        <w:rPr>
          <w:rFonts w:ascii="Times New Roman" w:eastAsia="仿宋" w:hAnsi="Times New Roman" w:cs="Times New Roman"/>
          <w:sz w:val="24"/>
          <w:szCs w:val="24"/>
        </w:rPr>
      </w:pPr>
      <w:r w:rsidRPr="00807B87">
        <w:rPr>
          <w:rFonts w:ascii="仿宋" w:eastAsia="仿宋" w:hAnsi="仿宋" w:hint="eastAsia"/>
          <w:sz w:val="24"/>
          <w:szCs w:val="24"/>
        </w:rPr>
        <w:t>传统应用的部署或运维面对的难题是</w:t>
      </w:r>
      <w:r>
        <w:rPr>
          <w:rFonts w:ascii="仿宋" w:eastAsia="仿宋" w:hAnsi="仿宋" w:hint="eastAsia"/>
          <w:sz w:val="24"/>
          <w:szCs w:val="24"/>
        </w:rPr>
        <w:t>开发人员进行开发的本地环境与测试服务器的</w:t>
      </w:r>
      <w:r w:rsidR="00BE6C7D">
        <w:rPr>
          <w:rFonts w:ascii="仿宋" w:eastAsia="仿宋" w:hAnsi="仿宋" w:hint="eastAsia"/>
          <w:sz w:val="24"/>
          <w:szCs w:val="24"/>
        </w:rPr>
        <w:t>环境</w:t>
      </w:r>
      <w:r>
        <w:rPr>
          <w:rFonts w:ascii="仿宋" w:eastAsia="仿宋" w:hAnsi="仿宋" w:hint="eastAsia"/>
          <w:sz w:val="24"/>
          <w:szCs w:val="24"/>
        </w:rPr>
        <w:t>不一致，</w:t>
      </w:r>
      <w:r w:rsidR="00883B97">
        <w:rPr>
          <w:rFonts w:ascii="仿宋" w:eastAsia="仿宋" w:hAnsi="仿宋" w:hint="eastAsia"/>
          <w:sz w:val="24"/>
          <w:szCs w:val="24"/>
        </w:rPr>
        <w:t>整个持续集成或持续交付的流程</w:t>
      </w:r>
      <w:r w:rsidR="00836CE8">
        <w:rPr>
          <w:rFonts w:ascii="仿宋" w:eastAsia="仿宋" w:hAnsi="仿宋" w:hint="eastAsia"/>
          <w:sz w:val="24"/>
          <w:szCs w:val="24"/>
        </w:rPr>
        <w:t>所需的基础设施也与开发场景不一致。而容器由于使用了</w:t>
      </w:r>
      <w:r w:rsidR="00836CE8" w:rsidRPr="00836CE8">
        <w:rPr>
          <w:rFonts w:ascii="Times New Roman" w:eastAsia="仿宋" w:hAnsi="Times New Roman" w:cs="Times New Roman"/>
          <w:sz w:val="24"/>
          <w:szCs w:val="24"/>
        </w:rPr>
        <w:t>rootfs</w:t>
      </w:r>
      <w:r w:rsidR="00836CE8">
        <w:rPr>
          <w:rFonts w:ascii="Times New Roman" w:eastAsia="仿宋" w:hAnsi="Times New Roman" w:cs="Times New Roman" w:hint="eastAsia"/>
          <w:sz w:val="24"/>
          <w:szCs w:val="24"/>
        </w:rPr>
        <w:t>隔离技术就可使用</w:t>
      </w:r>
      <w:r w:rsidR="00836CE8">
        <w:rPr>
          <w:rFonts w:ascii="Times New Roman" w:eastAsia="仿宋" w:hAnsi="Times New Roman" w:cs="Times New Roman" w:hint="eastAsia"/>
          <w:sz w:val="24"/>
          <w:szCs w:val="24"/>
        </w:rPr>
        <w:t>CO</w:t>
      </w:r>
      <w:r w:rsidR="00836CE8">
        <w:rPr>
          <w:rFonts w:ascii="Times New Roman" w:eastAsia="仿宋" w:hAnsi="Times New Roman" w:cs="Times New Roman"/>
          <w:sz w:val="24"/>
          <w:szCs w:val="24"/>
        </w:rPr>
        <w:t>W</w:t>
      </w:r>
      <w:r w:rsidR="00836CE8">
        <w:rPr>
          <w:rFonts w:ascii="Times New Roman" w:eastAsia="仿宋" w:hAnsi="Times New Roman" w:cs="Times New Roman" w:hint="eastAsia"/>
          <w:sz w:val="24"/>
          <w:szCs w:val="24"/>
        </w:rPr>
        <w:t>机制构建一个分层的镜像文件，包含一个支撑其应用依赖和操作系统运行的最小单体结构。</w:t>
      </w:r>
      <w:r w:rsidR="00BF1A65">
        <w:rPr>
          <w:rFonts w:ascii="Times New Roman" w:eastAsia="仿宋" w:hAnsi="Times New Roman" w:cs="Times New Roman" w:hint="eastAsia"/>
          <w:sz w:val="24"/>
          <w:szCs w:val="24"/>
        </w:rPr>
        <w:t>无论是对于开发者还是运维测试人员，容器技术的出现</w:t>
      </w:r>
      <w:r w:rsidR="000F5D56">
        <w:rPr>
          <w:rFonts w:ascii="Times New Roman" w:eastAsia="仿宋" w:hAnsi="Times New Roman" w:cs="Times New Roman" w:hint="eastAsia"/>
          <w:sz w:val="24"/>
          <w:szCs w:val="24"/>
        </w:rPr>
        <w:t>解决</w:t>
      </w:r>
      <w:r w:rsidR="00BF1A65">
        <w:rPr>
          <w:rFonts w:ascii="Times New Roman" w:eastAsia="仿宋" w:hAnsi="Times New Roman" w:cs="Times New Roman" w:hint="eastAsia"/>
          <w:sz w:val="24"/>
          <w:szCs w:val="24"/>
        </w:rPr>
        <w:t>了传统场景下部署和测试困难的难题。</w:t>
      </w:r>
    </w:p>
    <w:p w14:paraId="369086D9" w14:textId="04F3FF7C" w:rsidR="00A60EB6" w:rsidRPr="00836CE8" w:rsidRDefault="00A60EB6" w:rsidP="00807B87">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本系统使用</w:t>
      </w:r>
      <w:r>
        <w:rPr>
          <w:rFonts w:ascii="Times New Roman" w:eastAsia="仿宋" w:hAnsi="Times New Roman" w:cs="Times New Roman"/>
          <w:sz w:val="24"/>
          <w:szCs w:val="24"/>
        </w:rPr>
        <w:t>docker-compose</w:t>
      </w:r>
      <w:r>
        <w:rPr>
          <w:rFonts w:ascii="Times New Roman" w:eastAsia="仿宋" w:hAnsi="Times New Roman" w:cs="Times New Roman" w:hint="eastAsia"/>
          <w:sz w:val="24"/>
          <w:szCs w:val="24"/>
        </w:rPr>
        <w:t>管理涉及到的一系列容器</w:t>
      </w:r>
      <w:r w:rsidR="00411640">
        <w:rPr>
          <w:rFonts w:ascii="Times New Roman" w:eastAsia="仿宋" w:hAnsi="Times New Roman" w:cs="Times New Roman" w:hint="eastAsia"/>
          <w:sz w:val="24"/>
          <w:szCs w:val="24"/>
        </w:rPr>
        <w:t>，即</w:t>
      </w:r>
      <w:r w:rsidR="00411640">
        <w:rPr>
          <w:rFonts w:ascii="Times New Roman" w:eastAsia="仿宋" w:hAnsi="Times New Roman" w:cs="Times New Roman" w:hint="eastAsia"/>
          <w:sz w:val="24"/>
          <w:szCs w:val="24"/>
        </w:rPr>
        <w:t>Ser</w:t>
      </w:r>
      <w:r w:rsidR="00411640">
        <w:rPr>
          <w:rFonts w:ascii="Times New Roman" w:eastAsia="仿宋" w:hAnsi="Times New Roman" w:cs="Times New Roman"/>
          <w:sz w:val="24"/>
          <w:szCs w:val="24"/>
        </w:rPr>
        <w:t>vice,Redis</w:t>
      </w:r>
      <w:r w:rsidR="00411640">
        <w:rPr>
          <w:rFonts w:ascii="Times New Roman" w:eastAsia="仿宋" w:hAnsi="Times New Roman" w:cs="Times New Roman" w:hint="eastAsia"/>
          <w:sz w:val="24"/>
          <w:szCs w:val="24"/>
        </w:rPr>
        <w:t>和</w:t>
      </w:r>
      <w:r w:rsidR="00411640">
        <w:rPr>
          <w:rFonts w:ascii="Times New Roman" w:eastAsia="仿宋" w:hAnsi="Times New Roman" w:cs="Times New Roman" w:hint="eastAsia"/>
          <w:sz w:val="24"/>
          <w:szCs w:val="24"/>
        </w:rPr>
        <w:t>Me</w:t>
      </w:r>
      <w:r w:rsidR="00411640">
        <w:rPr>
          <w:rFonts w:ascii="Times New Roman" w:eastAsia="仿宋" w:hAnsi="Times New Roman" w:cs="Times New Roman"/>
          <w:sz w:val="24"/>
          <w:szCs w:val="24"/>
        </w:rPr>
        <w:t>iliSearch</w:t>
      </w:r>
      <w:r w:rsidR="00411640">
        <w:rPr>
          <w:rFonts w:ascii="Times New Roman" w:eastAsia="仿宋" w:hAnsi="Times New Roman" w:cs="Times New Roman" w:hint="eastAsia"/>
          <w:sz w:val="24"/>
          <w:szCs w:val="24"/>
        </w:rPr>
        <w:t>服务</w:t>
      </w:r>
      <w:r w:rsidR="009027E2">
        <w:rPr>
          <w:rFonts w:ascii="Times New Roman" w:eastAsia="仿宋" w:hAnsi="Times New Roman" w:cs="Times New Roman" w:hint="eastAsia"/>
          <w:sz w:val="24"/>
          <w:szCs w:val="24"/>
        </w:rPr>
        <w:t>，能够在相同</w:t>
      </w:r>
      <w:r w:rsidR="009027E2">
        <w:rPr>
          <w:rFonts w:ascii="Times New Roman" w:eastAsia="仿宋" w:hAnsi="Times New Roman" w:cs="Times New Roman" w:hint="eastAsia"/>
          <w:sz w:val="24"/>
          <w:szCs w:val="24"/>
        </w:rPr>
        <w:t>L</w:t>
      </w:r>
      <w:r w:rsidR="009027E2">
        <w:rPr>
          <w:rFonts w:ascii="Times New Roman" w:eastAsia="仿宋" w:hAnsi="Times New Roman" w:cs="Times New Roman"/>
          <w:sz w:val="24"/>
          <w:szCs w:val="24"/>
        </w:rPr>
        <w:t>inux</w:t>
      </w:r>
      <w:r w:rsidR="009027E2">
        <w:rPr>
          <w:rFonts w:ascii="Times New Roman" w:eastAsia="仿宋" w:hAnsi="Times New Roman" w:cs="Times New Roman" w:hint="eastAsia"/>
          <w:sz w:val="24"/>
          <w:szCs w:val="24"/>
        </w:rPr>
        <w:t>内核下</w:t>
      </w:r>
      <w:r w:rsidR="0001315A">
        <w:rPr>
          <w:rFonts w:ascii="Times New Roman" w:eastAsia="仿宋" w:hAnsi="Times New Roman" w:cs="Times New Roman" w:hint="eastAsia"/>
          <w:sz w:val="24"/>
          <w:szCs w:val="24"/>
        </w:rPr>
        <w:t>但</w:t>
      </w:r>
      <w:r w:rsidR="009027E2">
        <w:rPr>
          <w:rFonts w:ascii="Times New Roman" w:eastAsia="仿宋" w:hAnsi="Times New Roman" w:cs="Times New Roman" w:hint="eastAsia"/>
          <w:sz w:val="24"/>
          <w:szCs w:val="24"/>
        </w:rPr>
        <w:t>不同的</w:t>
      </w:r>
      <w:r w:rsidR="0001315A">
        <w:rPr>
          <w:rFonts w:ascii="Times New Roman" w:eastAsia="仿宋" w:hAnsi="Times New Roman" w:cs="Times New Roman" w:hint="eastAsia"/>
          <w:sz w:val="24"/>
          <w:szCs w:val="24"/>
        </w:rPr>
        <w:t>环境下的宿主机中随时迁移，测试，打包和发布，贯穿整个</w:t>
      </w:r>
      <w:r w:rsidR="0001315A">
        <w:rPr>
          <w:rFonts w:ascii="Times New Roman" w:eastAsia="仿宋" w:hAnsi="Times New Roman" w:cs="Times New Roman" w:hint="eastAsia"/>
          <w:sz w:val="24"/>
          <w:szCs w:val="24"/>
        </w:rPr>
        <w:t>D</w:t>
      </w:r>
      <w:r w:rsidR="0001315A">
        <w:rPr>
          <w:rFonts w:ascii="Times New Roman" w:eastAsia="仿宋" w:hAnsi="Times New Roman" w:cs="Times New Roman"/>
          <w:sz w:val="24"/>
          <w:szCs w:val="24"/>
        </w:rPr>
        <w:t>evOps</w:t>
      </w:r>
      <w:r w:rsidR="0001315A">
        <w:rPr>
          <w:rFonts w:ascii="Times New Roman" w:eastAsia="仿宋" w:hAnsi="Times New Roman" w:cs="Times New Roman" w:hint="eastAsia"/>
          <w:sz w:val="24"/>
          <w:szCs w:val="24"/>
        </w:rPr>
        <w:t>链路，同时也践行了敏捷开发的宗旨，提高了效率。</w:t>
      </w:r>
    </w:p>
    <w:p w14:paraId="05D2C0C1" w14:textId="1BD265C9" w:rsidR="001B1C63" w:rsidRDefault="001B1C63" w:rsidP="001B1C63"/>
    <w:p w14:paraId="71979C2E" w14:textId="4145AFD4" w:rsidR="001B1C63" w:rsidRDefault="001B1C63" w:rsidP="001B1C63"/>
    <w:p w14:paraId="29772B6A" w14:textId="04525B72" w:rsidR="001B1C63" w:rsidRDefault="001B1C63" w:rsidP="001B1C63"/>
    <w:p w14:paraId="668AC5C1" w14:textId="5255C20F" w:rsidR="001B1C63" w:rsidRDefault="001B1C63" w:rsidP="001B1C63"/>
    <w:p w14:paraId="3F02946A" w14:textId="23C29F17" w:rsidR="001B1C63" w:rsidRDefault="001B1C63" w:rsidP="001B1C63"/>
    <w:p w14:paraId="7C5DF2A5" w14:textId="73F636C1" w:rsidR="001B1C63" w:rsidRDefault="001B1C63" w:rsidP="001B1C63"/>
    <w:p w14:paraId="479F7B2E" w14:textId="012C581E" w:rsidR="001B1C63" w:rsidRDefault="001B1C63" w:rsidP="001B1C63"/>
    <w:p w14:paraId="1D3D317F" w14:textId="59A50ED9" w:rsidR="001B1C63" w:rsidRDefault="001B1C63" w:rsidP="001B1C63"/>
    <w:p w14:paraId="2C378169" w14:textId="70DA256D" w:rsidR="001B1C63" w:rsidRDefault="001B1C63" w:rsidP="001B1C63"/>
    <w:p w14:paraId="7BDAC7D8" w14:textId="402FF234" w:rsidR="001B1C63" w:rsidRDefault="001B1C63" w:rsidP="001B1C63"/>
    <w:p w14:paraId="0A6B9853" w14:textId="20123735" w:rsidR="001B1C63" w:rsidRDefault="001B1C63" w:rsidP="001B1C63"/>
    <w:p w14:paraId="75DCC198" w14:textId="3E2ACDA5" w:rsidR="001B1C63" w:rsidRDefault="001B1C63" w:rsidP="001B1C63"/>
    <w:p w14:paraId="0B2009F0" w14:textId="034DD3CE" w:rsidR="001B1C63" w:rsidRDefault="001B1C63" w:rsidP="001B1C63"/>
    <w:p w14:paraId="5BC33DF5" w14:textId="72A1BF2E" w:rsidR="001B1C63" w:rsidRDefault="001B1C63" w:rsidP="001B1C63"/>
    <w:p w14:paraId="42302E10" w14:textId="01E03100" w:rsidR="001B1C63" w:rsidRDefault="001B1C63" w:rsidP="001B1C63"/>
    <w:p w14:paraId="10C48CD8" w14:textId="6E9337BC" w:rsidR="001B1C63" w:rsidRDefault="001B1C63" w:rsidP="001B1C63"/>
    <w:p w14:paraId="20CE149F" w14:textId="46B777E5" w:rsidR="001B1C63" w:rsidRDefault="001B1C63" w:rsidP="001B1C63"/>
    <w:p w14:paraId="077F5D6B" w14:textId="00B07271" w:rsidR="001B1C63" w:rsidRDefault="001B1C63" w:rsidP="001B1C63"/>
    <w:p w14:paraId="0C2313CC" w14:textId="5D8E9204" w:rsidR="001B1C63" w:rsidRDefault="001B1C63" w:rsidP="001B1C63"/>
    <w:p w14:paraId="418482FD" w14:textId="219011E9" w:rsidR="001B1C63" w:rsidRDefault="001B1C63" w:rsidP="001B1C63"/>
    <w:p w14:paraId="2F0BE439" w14:textId="27825F22" w:rsidR="001B1C63" w:rsidRDefault="001B1C63" w:rsidP="001B1C63"/>
    <w:p w14:paraId="4F8870B2" w14:textId="1CE60165" w:rsidR="001B1C63" w:rsidRDefault="001B1C63" w:rsidP="001B1C63"/>
    <w:p w14:paraId="3ED03890" w14:textId="561F620A" w:rsidR="001B1C63" w:rsidRDefault="001B1C63" w:rsidP="001B1C63"/>
    <w:p w14:paraId="0D00F460" w14:textId="55B74778" w:rsidR="001B1C63" w:rsidRDefault="001B1C63" w:rsidP="001B1C63"/>
    <w:p w14:paraId="733DBBDB" w14:textId="624FBFFB" w:rsidR="001B1C63" w:rsidRDefault="001B1C63" w:rsidP="001B1C63"/>
    <w:p w14:paraId="2884DB60" w14:textId="2169D15F" w:rsidR="001B1C63" w:rsidRDefault="001B1C63" w:rsidP="001B1C63"/>
    <w:p w14:paraId="7F99CE85" w14:textId="77777777" w:rsidR="001B1C63" w:rsidRPr="001B1C63" w:rsidRDefault="001B1C63" w:rsidP="001B1C63"/>
    <w:p w14:paraId="3BE0AEB5" w14:textId="5D317237" w:rsidR="00B568C6" w:rsidRPr="003023E9" w:rsidRDefault="00B568C6" w:rsidP="006378A3">
      <w:pPr>
        <w:pStyle w:val="1"/>
        <w:jc w:val="center"/>
        <w:rPr>
          <w:rFonts w:ascii="黑体" w:eastAsia="黑体" w:hAnsi="黑体"/>
          <w:sz w:val="32"/>
          <w:szCs w:val="32"/>
        </w:rPr>
      </w:pPr>
      <w:bookmarkStart w:id="789" w:name="_Toc101730439"/>
      <w:r w:rsidRPr="003023E9">
        <w:rPr>
          <w:rFonts w:ascii="黑体" w:eastAsia="黑体" w:hAnsi="黑体" w:hint="eastAsia"/>
          <w:sz w:val="32"/>
          <w:szCs w:val="32"/>
        </w:rPr>
        <w:lastRenderedPageBreak/>
        <w:t>第</w:t>
      </w:r>
      <w:r w:rsidRPr="002E3905">
        <w:rPr>
          <w:rFonts w:ascii="Times New Roman" w:eastAsia="黑体" w:hAnsi="Times New Roman" w:cs="Times New Roman"/>
          <w:sz w:val="32"/>
          <w:szCs w:val="32"/>
          <w:rPrChange w:id="790" w:author="张 杰" w:date="2022-04-24T21:57:00Z">
            <w:rPr>
              <w:rFonts w:ascii="黑体" w:eastAsia="黑体" w:hAnsi="黑体" w:cs="Times New Roman"/>
              <w:sz w:val="32"/>
              <w:szCs w:val="32"/>
            </w:rPr>
          </w:rPrChange>
        </w:rPr>
        <w:t>4</w:t>
      </w:r>
      <w:r w:rsidRPr="003023E9">
        <w:rPr>
          <w:rFonts w:ascii="黑体" w:eastAsia="黑体" w:hAnsi="黑体" w:hint="eastAsia"/>
          <w:sz w:val="32"/>
          <w:szCs w:val="32"/>
        </w:rPr>
        <w:t>章 二维码展品介绍系统的功能描述与设计分析</w:t>
      </w:r>
      <w:bookmarkEnd w:id="789"/>
    </w:p>
    <w:p w14:paraId="2651B72C" w14:textId="0E8323E4" w:rsidR="00B568C6" w:rsidRPr="003023E9" w:rsidRDefault="00B568C6" w:rsidP="003023E9">
      <w:pPr>
        <w:pStyle w:val="2"/>
        <w:rPr>
          <w:rFonts w:ascii="黑体" w:eastAsia="黑体" w:hAnsi="黑体"/>
          <w:sz w:val="24"/>
          <w:szCs w:val="24"/>
        </w:rPr>
      </w:pPr>
      <w:bookmarkStart w:id="791" w:name="_Toc101730440"/>
      <w:r w:rsidRPr="003023E9">
        <w:rPr>
          <w:rFonts w:ascii="Times New Roman" w:eastAsia="黑体" w:hAnsi="Times New Roman" w:cs="Times New Roman"/>
          <w:sz w:val="24"/>
          <w:szCs w:val="24"/>
        </w:rPr>
        <w:t xml:space="preserve">4.1 </w:t>
      </w:r>
      <w:r w:rsidRPr="003023E9">
        <w:rPr>
          <w:rFonts w:ascii="黑体" w:eastAsia="黑体" w:hAnsi="黑体" w:hint="eastAsia"/>
          <w:sz w:val="24"/>
          <w:szCs w:val="24"/>
        </w:rPr>
        <w:t>系统设计目标</w:t>
      </w:r>
      <w:bookmarkEnd w:id="791"/>
    </w:p>
    <w:p w14:paraId="58049DD8" w14:textId="7ACCD524" w:rsidR="00C749FC" w:rsidRDefault="004A2D1E" w:rsidP="004A2D1E">
      <w:pPr>
        <w:spacing w:line="300" w:lineRule="auto"/>
        <w:ind w:firstLineChars="200" w:firstLine="480"/>
        <w:rPr>
          <w:rFonts w:ascii="仿宋" w:eastAsia="仿宋" w:hAnsi="仿宋"/>
          <w:sz w:val="24"/>
          <w:szCs w:val="24"/>
        </w:rPr>
      </w:pPr>
      <w:r w:rsidRPr="004A2D1E">
        <w:rPr>
          <w:rFonts w:ascii="仿宋" w:eastAsia="仿宋" w:hAnsi="仿宋" w:hint="eastAsia"/>
          <w:sz w:val="24"/>
          <w:szCs w:val="24"/>
        </w:rPr>
        <w:t>（一）</w:t>
      </w:r>
      <w:r>
        <w:rPr>
          <w:rFonts w:ascii="仿宋" w:eastAsia="仿宋" w:hAnsi="仿宋" w:hint="eastAsia"/>
          <w:sz w:val="24"/>
          <w:szCs w:val="24"/>
        </w:rPr>
        <w:t>客户端界面优美，响应迅速，动画流畅，运行稳定。</w:t>
      </w:r>
    </w:p>
    <w:p w14:paraId="1F19B161" w14:textId="45385C8B" w:rsidR="00C32E61" w:rsidRDefault="00C32E61"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（二）文档健全，版本易于管理，提交历史清晰。</w:t>
      </w:r>
    </w:p>
    <w:p w14:paraId="1E431385" w14:textId="6CD563B2" w:rsidR="00DF20A0" w:rsidRPr="004A2D1E" w:rsidRDefault="00DF20A0"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（三）整个系统能够承受一定程度的并发。</w:t>
      </w:r>
    </w:p>
    <w:p w14:paraId="28C0D965" w14:textId="13117F33" w:rsidR="00B568C6" w:rsidRPr="00CD17BB" w:rsidRDefault="00B568C6" w:rsidP="00CD17BB">
      <w:pPr>
        <w:pStyle w:val="2"/>
        <w:rPr>
          <w:rFonts w:ascii="黑体" w:eastAsia="黑体" w:hAnsi="黑体"/>
          <w:sz w:val="24"/>
          <w:szCs w:val="24"/>
        </w:rPr>
      </w:pPr>
      <w:bookmarkStart w:id="792" w:name="_Toc101730441"/>
      <w:r w:rsidRPr="00CD17BB">
        <w:rPr>
          <w:rFonts w:ascii="Times New Roman" w:eastAsia="黑体" w:hAnsi="Times New Roman" w:cs="Times New Roman"/>
          <w:sz w:val="24"/>
          <w:szCs w:val="24"/>
        </w:rPr>
        <w:t xml:space="preserve">4.2 </w:t>
      </w:r>
      <w:r w:rsidRPr="00CD17BB">
        <w:rPr>
          <w:rFonts w:ascii="黑体" w:eastAsia="黑体" w:hAnsi="黑体" w:hint="eastAsia"/>
          <w:sz w:val="24"/>
          <w:szCs w:val="24"/>
        </w:rPr>
        <w:t>系统结构</w:t>
      </w:r>
      <w:bookmarkEnd w:id="792"/>
      <w:r w:rsidR="00BB649E" w:rsidRPr="00CD17BB">
        <w:rPr>
          <w:rFonts w:ascii="黑体" w:eastAsia="黑体" w:hAnsi="黑体" w:hint="eastAsia"/>
          <w:sz w:val="24"/>
          <w:szCs w:val="24"/>
        </w:rPr>
        <w:t xml:space="preserve"> </w:t>
      </w:r>
    </w:p>
    <w:p w14:paraId="64DBC108" w14:textId="4137A813" w:rsidR="006D2A73" w:rsidRPr="000D11CE" w:rsidRDefault="00FD0244" w:rsidP="000D11CE">
      <w:pPr>
        <w:spacing w:line="300" w:lineRule="auto"/>
        <w:ind w:firstLineChars="200" w:firstLine="480"/>
        <w:rPr>
          <w:rFonts w:ascii="仿宋" w:eastAsia="仿宋" w:hAnsi="仿宋"/>
          <w:sz w:val="24"/>
          <w:szCs w:val="24"/>
        </w:rPr>
      </w:pPr>
      <w:r w:rsidRPr="00FD0244">
        <w:rPr>
          <w:rFonts w:ascii="仿宋" w:eastAsia="仿宋" w:hAnsi="仿宋" w:hint="eastAsia"/>
          <w:sz w:val="24"/>
          <w:szCs w:val="24"/>
        </w:rPr>
        <w:t>移动端</w:t>
      </w:r>
      <w:r>
        <w:rPr>
          <w:rFonts w:ascii="仿宋" w:eastAsia="仿宋" w:hAnsi="仿宋" w:hint="eastAsia"/>
          <w:sz w:val="24"/>
          <w:szCs w:val="24"/>
        </w:rPr>
        <w:t>是一个跨</w:t>
      </w:r>
      <w:r w:rsidRPr="00F87F9C">
        <w:rPr>
          <w:rFonts w:ascii="Times New Roman" w:eastAsia="仿宋" w:hAnsi="Times New Roman" w:cs="Times New Roman"/>
          <w:sz w:val="24"/>
          <w:szCs w:val="24"/>
        </w:rPr>
        <w:t>Android</w:t>
      </w:r>
      <w:r>
        <w:rPr>
          <w:rFonts w:ascii="仿宋" w:eastAsia="仿宋" w:hAnsi="仿宋" w:hint="eastAsia"/>
          <w:sz w:val="24"/>
          <w:szCs w:val="24"/>
        </w:rPr>
        <w:t>平台和</w:t>
      </w:r>
      <w:r w:rsidRPr="00F87F9C">
        <w:rPr>
          <w:rFonts w:ascii="Times New Roman" w:eastAsia="仿宋" w:hAnsi="Times New Roman" w:cs="Times New Roman"/>
          <w:sz w:val="24"/>
          <w:szCs w:val="24"/>
        </w:rPr>
        <w:t>iOS</w:t>
      </w:r>
      <w:r>
        <w:rPr>
          <w:rFonts w:ascii="仿宋" w:eastAsia="仿宋" w:hAnsi="仿宋" w:hint="eastAsia"/>
          <w:sz w:val="24"/>
          <w:szCs w:val="24"/>
        </w:rPr>
        <w:t>平台的手机</w:t>
      </w:r>
      <w:r w:rsidRPr="00F87F9C">
        <w:rPr>
          <w:rFonts w:ascii="Times New Roman" w:eastAsia="仿宋" w:hAnsi="Times New Roman" w:cs="Times New Roman"/>
          <w:sz w:val="24"/>
          <w:szCs w:val="24"/>
        </w:rPr>
        <w:t>App</w:t>
      </w:r>
      <w:r w:rsidR="00F87F9C">
        <w:rPr>
          <w:rFonts w:ascii="Times New Roman" w:eastAsia="仿宋" w:hAnsi="Times New Roman" w:cs="Times New Roman" w:hint="eastAsia"/>
          <w:sz w:val="24"/>
          <w:szCs w:val="24"/>
        </w:rPr>
        <w:t>，</w:t>
      </w:r>
      <w:r w:rsidR="000D11CE">
        <w:rPr>
          <w:rFonts w:ascii="Times New Roman" w:eastAsia="仿宋" w:hAnsi="Times New Roman" w:cs="Times New Roman" w:hint="eastAsia"/>
          <w:sz w:val="24"/>
          <w:szCs w:val="24"/>
        </w:rPr>
        <w:t>名称为博物馆，</w:t>
      </w:r>
      <w:r w:rsidR="00C749FC" w:rsidRPr="00C749FC">
        <w:rPr>
          <w:rFonts w:ascii="仿宋" w:eastAsia="仿宋" w:hAnsi="仿宋" w:hint="eastAsia"/>
          <w:sz w:val="24"/>
          <w:szCs w:val="24"/>
        </w:rPr>
        <w:t>由三个子系统组成：登陆系统，设置系统，展品系统</w:t>
      </w:r>
      <w:r w:rsidR="00C749FC">
        <w:rPr>
          <w:rFonts w:ascii="仿宋" w:eastAsia="仿宋" w:hAnsi="仿宋" w:hint="eastAsia"/>
          <w:sz w:val="24"/>
          <w:szCs w:val="24"/>
        </w:rPr>
        <w:t>。其系统功能结构</w:t>
      </w:r>
      <w:r w:rsidR="007B423A">
        <w:rPr>
          <w:rFonts w:ascii="仿宋" w:eastAsia="仿宋" w:hAnsi="仿宋" w:hint="eastAsia"/>
          <w:sz w:val="24"/>
          <w:szCs w:val="24"/>
        </w:rPr>
        <w:t>如图</w:t>
      </w:r>
      <w:r w:rsidR="007B423A" w:rsidRPr="00997F82">
        <w:rPr>
          <w:rFonts w:ascii="Times New Roman" w:eastAsia="仿宋" w:hAnsi="Times New Roman" w:cs="Times New Roman"/>
          <w:sz w:val="24"/>
          <w:szCs w:val="24"/>
        </w:rPr>
        <w:t>3-1</w:t>
      </w:r>
      <w:r w:rsidR="007B423A">
        <w:rPr>
          <w:rFonts w:ascii="仿宋" w:eastAsia="仿宋" w:hAnsi="仿宋" w:hint="eastAsia"/>
          <w:sz w:val="24"/>
          <w:szCs w:val="24"/>
        </w:rPr>
        <w:t>所示</w:t>
      </w:r>
      <w:r w:rsidR="00C749FC">
        <w:rPr>
          <w:rFonts w:ascii="仿宋" w:eastAsia="仿宋" w:hAnsi="仿宋" w:hint="eastAsia"/>
          <w:sz w:val="24"/>
          <w:szCs w:val="24"/>
        </w:rPr>
        <w:t>：</w:t>
      </w:r>
    </w:p>
    <w:p w14:paraId="7BDC7ADF" w14:textId="5952B3FE" w:rsidR="00BB1E2A" w:rsidRDefault="00F6711B" w:rsidP="00757165">
      <w:pPr>
        <w:keepNext/>
        <w:spacing w:line="300" w:lineRule="auto"/>
        <w:jc w:val="center"/>
      </w:pPr>
      <w:r>
        <w:object w:dxaOrig="7220" w:dyaOrig="6550" w14:anchorId="0C893BF6">
          <v:shape id="_x0000_i1027" type="#_x0000_t75" style="width:329.95pt;height:299.95pt" o:ole="">
            <v:imagedata r:id="rId19" o:title=""/>
          </v:shape>
          <o:OLEObject Type="Embed" ProgID="Visio.Drawing.15" ShapeID="_x0000_i1027" DrawAspect="Content" ObjectID="_1712344293" r:id="rId20"/>
        </w:object>
      </w:r>
    </w:p>
    <w:p w14:paraId="63C4C267" w14:textId="498A3EC7" w:rsidR="006D2A73" w:rsidRDefault="00BB1E2A" w:rsidP="006D2A73">
      <w:pPr>
        <w:pStyle w:val="a8"/>
        <w:jc w:val="center"/>
        <w:rPr>
          <w:rFonts w:ascii="宋体" w:eastAsia="宋体" w:hAnsi="宋体"/>
          <w:sz w:val="18"/>
          <w:szCs w:val="18"/>
        </w:rPr>
      </w:pPr>
      <w:r w:rsidRPr="00BB1E2A">
        <w:rPr>
          <w:rFonts w:ascii="宋体" w:eastAsia="宋体" w:hAnsi="宋体" w:hint="eastAsia"/>
          <w:sz w:val="18"/>
          <w:szCs w:val="18"/>
        </w:rPr>
        <w:t xml:space="preserve">图 </w:t>
      </w:r>
      <w:r w:rsidRPr="00BB1E2A">
        <w:rPr>
          <w:rFonts w:ascii="Times New Roman" w:eastAsia="宋体" w:hAnsi="Times New Roman" w:cs="Times New Roman"/>
          <w:sz w:val="18"/>
          <w:szCs w:val="18"/>
        </w:rPr>
        <w:fldChar w:fldCharType="begin"/>
      </w:r>
      <w:r w:rsidRPr="00BB1E2A">
        <w:rPr>
          <w:rFonts w:ascii="Times New Roman" w:eastAsia="宋体" w:hAnsi="Times New Roman" w:cs="Times New Roman"/>
          <w:sz w:val="18"/>
          <w:szCs w:val="18"/>
        </w:rPr>
        <w:instrText xml:space="preserve"> SEQ </w:instrText>
      </w:r>
      <w:r w:rsidRPr="00BB1E2A">
        <w:rPr>
          <w:rFonts w:ascii="Times New Roman" w:eastAsia="宋体" w:hAnsi="Times New Roman" w:cs="Times New Roman"/>
          <w:sz w:val="18"/>
          <w:szCs w:val="18"/>
        </w:rPr>
        <w:instrText>图表</w:instrText>
      </w:r>
      <w:r w:rsidRPr="00BB1E2A">
        <w:rPr>
          <w:rFonts w:ascii="Times New Roman" w:eastAsia="宋体" w:hAnsi="Times New Roman" w:cs="Times New Roman"/>
          <w:sz w:val="18"/>
          <w:szCs w:val="18"/>
        </w:rPr>
        <w:instrText xml:space="preserve"> \* ARABIC </w:instrText>
      </w:r>
      <w:r w:rsidRPr="00BB1E2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3</w:t>
      </w:r>
      <w:r w:rsidRPr="00BB1E2A">
        <w:rPr>
          <w:rFonts w:ascii="Times New Roman" w:eastAsia="宋体" w:hAnsi="Times New Roman" w:cs="Times New Roman"/>
          <w:sz w:val="18"/>
          <w:szCs w:val="18"/>
        </w:rPr>
        <w:fldChar w:fldCharType="end"/>
      </w:r>
      <w:r w:rsidR="0005677D">
        <w:rPr>
          <w:rFonts w:ascii="Times New Roman" w:eastAsia="宋体" w:hAnsi="Times New Roman" w:cs="Times New Roman"/>
          <w:sz w:val="18"/>
          <w:szCs w:val="18"/>
        </w:rPr>
        <w:t>-1</w:t>
      </w:r>
      <w:r w:rsidRPr="00BB1E2A">
        <w:rPr>
          <w:rFonts w:ascii="宋体" w:eastAsia="宋体" w:hAnsi="宋体" w:hint="eastAsia"/>
          <w:sz w:val="18"/>
          <w:szCs w:val="18"/>
        </w:rPr>
        <w:t>移动端功能结构图</w:t>
      </w:r>
    </w:p>
    <w:p w14:paraId="5797356D" w14:textId="77777777" w:rsidR="00783224" w:rsidRPr="00783224" w:rsidRDefault="00783224" w:rsidP="00783224"/>
    <w:p w14:paraId="39ACCEA2" w14:textId="0DF5E894" w:rsidR="00126FE0" w:rsidRDefault="006D2A73" w:rsidP="00231656">
      <w:pPr>
        <w:spacing w:line="300" w:lineRule="auto"/>
        <w:rPr>
          <w:rFonts w:ascii="宋体" w:eastAsia="宋体" w:hAnsi="宋体"/>
          <w:sz w:val="24"/>
          <w:szCs w:val="24"/>
        </w:rPr>
      </w:pPr>
      <w:r>
        <w:rPr>
          <w:rFonts w:ascii="宋体" w:eastAsia="宋体" w:hAnsi="宋体" w:hint="eastAsia"/>
          <w:sz w:val="24"/>
          <w:szCs w:val="24"/>
        </w:rPr>
        <w:t>（1）</w:t>
      </w:r>
      <w:r w:rsidR="00126FE0" w:rsidRPr="006D2A73">
        <w:rPr>
          <w:rFonts w:ascii="宋体" w:eastAsia="宋体" w:hAnsi="宋体" w:hint="eastAsia"/>
          <w:sz w:val="24"/>
          <w:szCs w:val="24"/>
        </w:rPr>
        <w:t>登</w:t>
      </w:r>
      <w:r w:rsidR="00F87F9C" w:rsidRPr="006D2A73">
        <w:rPr>
          <w:rFonts w:ascii="宋体" w:eastAsia="宋体" w:hAnsi="宋体" w:hint="eastAsia"/>
          <w:sz w:val="24"/>
          <w:szCs w:val="24"/>
        </w:rPr>
        <w:t>录</w:t>
      </w:r>
      <w:r w:rsidR="00126FE0" w:rsidRPr="006D2A73">
        <w:rPr>
          <w:rFonts w:ascii="宋体" w:eastAsia="宋体" w:hAnsi="宋体" w:hint="eastAsia"/>
          <w:sz w:val="24"/>
          <w:szCs w:val="24"/>
        </w:rPr>
        <w:t>系统</w:t>
      </w:r>
    </w:p>
    <w:p w14:paraId="033D8F3C" w14:textId="1607B41A" w:rsidR="006D2A73" w:rsidRDefault="006D2A73" w:rsidP="00231656">
      <w:pPr>
        <w:spacing w:line="300" w:lineRule="auto"/>
        <w:ind w:firstLineChars="200" w:firstLine="480"/>
        <w:rPr>
          <w:rFonts w:ascii="Times New Roman" w:eastAsia="仿宋" w:hAnsi="Times New Roman" w:cs="Times New Roman"/>
          <w:sz w:val="24"/>
          <w:szCs w:val="24"/>
        </w:rPr>
      </w:pPr>
      <w:r w:rsidRPr="006D2A73">
        <w:rPr>
          <w:rFonts w:ascii="仿宋" w:eastAsia="仿宋" w:hAnsi="仿宋" w:cs="Times New Roman" w:hint="eastAsia"/>
          <w:sz w:val="24"/>
          <w:szCs w:val="24"/>
        </w:rPr>
        <w:t>用户可在此页面进行</w:t>
      </w:r>
      <w:r>
        <w:rPr>
          <w:rFonts w:ascii="仿宋" w:eastAsia="仿宋" w:hAnsi="仿宋" w:cs="Times New Roman" w:hint="eastAsia"/>
          <w:sz w:val="24"/>
          <w:szCs w:val="24"/>
        </w:rPr>
        <w:t>登录和注册。</w:t>
      </w:r>
      <w:r w:rsidR="00B202D4">
        <w:rPr>
          <w:rFonts w:ascii="仿宋" w:eastAsia="仿宋" w:hAnsi="仿宋" w:cs="Times New Roman" w:hint="eastAsia"/>
          <w:sz w:val="24"/>
          <w:szCs w:val="24"/>
        </w:rPr>
        <w:t>登录名为一个邮箱，并且限制了密码强度</w:t>
      </w:r>
      <w:r w:rsidR="004F2FF4">
        <w:rPr>
          <w:rFonts w:ascii="仿宋" w:eastAsia="仿宋" w:hAnsi="仿宋" w:cs="Times New Roman" w:hint="eastAsia"/>
          <w:sz w:val="24"/>
          <w:szCs w:val="24"/>
        </w:rPr>
        <w:t>，对于可能出错的各种情况都给予了考虑：登录时可能会出现用户名不存在或者密码</w:t>
      </w:r>
      <w:r w:rsidR="004F2FF4">
        <w:rPr>
          <w:rFonts w:ascii="仿宋" w:eastAsia="仿宋" w:hAnsi="仿宋" w:cs="Times New Roman" w:hint="eastAsia"/>
          <w:sz w:val="24"/>
          <w:szCs w:val="24"/>
        </w:rPr>
        <w:lastRenderedPageBreak/>
        <w:t>错误这两种情况；注册时可能会出现用户名已存在，两次输入密码不一致</w:t>
      </w:r>
      <w:r w:rsidR="00F333C9">
        <w:rPr>
          <w:rFonts w:ascii="仿宋" w:eastAsia="仿宋" w:hAnsi="仿宋" w:cs="Times New Roman" w:hint="eastAsia"/>
          <w:sz w:val="24"/>
          <w:szCs w:val="24"/>
        </w:rPr>
        <w:t>和密码强度过低这三种</w:t>
      </w:r>
      <w:r w:rsidR="004F2FF4">
        <w:rPr>
          <w:rFonts w:ascii="仿宋" w:eastAsia="仿宋" w:hAnsi="仿宋" w:cs="Times New Roman" w:hint="eastAsia"/>
          <w:sz w:val="24"/>
          <w:szCs w:val="24"/>
        </w:rPr>
        <w:t>情况。</w:t>
      </w:r>
      <w:r w:rsidR="00537DD3">
        <w:rPr>
          <w:rFonts w:ascii="仿宋" w:eastAsia="仿宋" w:hAnsi="仿宋" w:cs="Times New Roman" w:hint="eastAsia"/>
          <w:sz w:val="24"/>
          <w:szCs w:val="24"/>
        </w:rPr>
        <w:t>认证的整个过程采用</w:t>
      </w:r>
      <w:r w:rsidR="00537DD3" w:rsidRPr="00537DD3">
        <w:rPr>
          <w:rFonts w:ascii="Times New Roman" w:eastAsia="仿宋" w:hAnsi="Times New Roman" w:cs="Times New Roman"/>
          <w:sz w:val="24"/>
          <w:szCs w:val="24"/>
        </w:rPr>
        <w:t>TLS</w:t>
      </w:r>
      <w:r w:rsidR="00537DD3">
        <w:rPr>
          <w:rFonts w:ascii="Times New Roman" w:eastAsia="仿宋" w:hAnsi="Times New Roman" w:cs="Times New Roman" w:hint="eastAsia"/>
          <w:sz w:val="24"/>
          <w:szCs w:val="24"/>
        </w:rPr>
        <w:t>加密</w:t>
      </w:r>
      <w:r w:rsidR="00824525">
        <w:rPr>
          <w:rFonts w:ascii="Times New Roman" w:eastAsia="仿宋" w:hAnsi="Times New Roman" w:cs="Times New Roman" w:hint="eastAsia"/>
          <w:sz w:val="24"/>
          <w:szCs w:val="24"/>
        </w:rPr>
        <w:t>，提高了安全性。</w:t>
      </w:r>
    </w:p>
    <w:p w14:paraId="0F89D1FD" w14:textId="77777777" w:rsidR="00231656" w:rsidRPr="00B5507B" w:rsidRDefault="00231656" w:rsidP="00931871">
      <w:pPr>
        <w:spacing w:line="300" w:lineRule="auto"/>
        <w:ind w:firstLineChars="200" w:firstLine="480"/>
        <w:rPr>
          <w:rFonts w:ascii="Times New Roman" w:eastAsia="仿宋" w:hAnsi="Times New Roman" w:cs="Times New Roman"/>
          <w:sz w:val="24"/>
          <w:szCs w:val="24"/>
        </w:rPr>
      </w:pPr>
    </w:p>
    <w:p w14:paraId="7381966F" w14:textId="287A4A6D" w:rsidR="00126FE0" w:rsidRPr="006D2A73" w:rsidRDefault="006D2A73" w:rsidP="00931871">
      <w:pPr>
        <w:spacing w:line="300" w:lineRule="auto"/>
        <w:rPr>
          <w:rFonts w:ascii="宋体" w:eastAsia="宋体" w:hAnsi="宋体"/>
          <w:sz w:val="24"/>
          <w:szCs w:val="24"/>
        </w:rPr>
      </w:pPr>
      <w:r>
        <w:rPr>
          <w:rFonts w:ascii="宋体" w:eastAsia="宋体" w:hAnsi="宋体" w:hint="eastAsia"/>
          <w:sz w:val="24"/>
          <w:szCs w:val="24"/>
        </w:rPr>
        <w:t>（2）</w:t>
      </w:r>
      <w:r w:rsidR="00B5507B">
        <w:rPr>
          <w:rFonts w:ascii="宋体" w:eastAsia="宋体" w:hAnsi="宋体" w:hint="eastAsia"/>
          <w:sz w:val="24"/>
          <w:szCs w:val="24"/>
        </w:rPr>
        <w:t>用户</w:t>
      </w:r>
      <w:r w:rsidR="00126FE0" w:rsidRPr="006D2A73">
        <w:rPr>
          <w:rFonts w:ascii="宋体" w:eastAsia="宋体" w:hAnsi="宋体" w:hint="eastAsia"/>
          <w:sz w:val="24"/>
          <w:szCs w:val="24"/>
        </w:rPr>
        <w:t>系统</w:t>
      </w:r>
    </w:p>
    <w:p w14:paraId="620BE9AD" w14:textId="76563829" w:rsidR="00DD4297" w:rsidRDefault="00B41854" w:rsidP="00931871">
      <w:pPr>
        <w:pStyle w:val="a8"/>
        <w:spacing w:line="300" w:lineRule="auto"/>
        <w:ind w:firstLineChars="200" w:firstLine="480"/>
        <w:rPr>
          <w:rFonts w:ascii="仿宋" w:eastAsia="仿宋" w:hAnsi="仿宋"/>
          <w:sz w:val="24"/>
          <w:szCs w:val="24"/>
        </w:rPr>
      </w:pPr>
      <w:r>
        <w:rPr>
          <w:rFonts w:ascii="仿宋" w:eastAsia="仿宋" w:hAnsi="仿宋" w:hint="eastAsia"/>
          <w:sz w:val="24"/>
          <w:szCs w:val="24"/>
        </w:rPr>
        <w:t>用户页面需要展示用户的基本信息，</w:t>
      </w:r>
      <w:r w:rsidR="002E70E8">
        <w:rPr>
          <w:rFonts w:ascii="仿宋" w:eastAsia="仿宋" w:hAnsi="仿宋" w:hint="eastAsia"/>
          <w:sz w:val="24"/>
          <w:szCs w:val="24"/>
        </w:rPr>
        <w:t>如头像和邮箱等</w:t>
      </w:r>
      <w:r w:rsidR="006415C0">
        <w:rPr>
          <w:rFonts w:ascii="仿宋" w:eastAsia="仿宋" w:hAnsi="仿宋" w:hint="eastAsia"/>
          <w:sz w:val="24"/>
          <w:szCs w:val="24"/>
        </w:rPr>
        <w:t>。</w:t>
      </w:r>
      <w:r w:rsidR="000D11CE">
        <w:rPr>
          <w:rFonts w:ascii="仿宋" w:eastAsia="仿宋" w:hAnsi="仿宋" w:hint="eastAsia"/>
          <w:sz w:val="24"/>
          <w:szCs w:val="24"/>
        </w:rPr>
        <w:t>除此之外还可展示其预约情况，</w:t>
      </w:r>
      <w:r w:rsidR="00537E8B">
        <w:rPr>
          <w:rFonts w:ascii="仿宋" w:eastAsia="仿宋" w:hAnsi="仿宋" w:hint="eastAsia"/>
          <w:sz w:val="24"/>
          <w:szCs w:val="24"/>
        </w:rPr>
        <w:t>行程情况，消息通知，</w:t>
      </w:r>
      <w:r w:rsidR="000D11CE">
        <w:rPr>
          <w:rFonts w:ascii="仿宋" w:eastAsia="仿宋" w:hAnsi="仿宋" w:hint="eastAsia"/>
          <w:sz w:val="24"/>
          <w:szCs w:val="24"/>
        </w:rPr>
        <w:t>收藏的展品和发表的评论等等。</w:t>
      </w:r>
      <w:r w:rsidR="006415C0">
        <w:rPr>
          <w:rFonts w:ascii="仿宋" w:eastAsia="仿宋" w:hAnsi="仿宋" w:hint="eastAsia"/>
          <w:sz w:val="24"/>
          <w:szCs w:val="24"/>
        </w:rPr>
        <w:t>在其之下的设置系统可让用户更改用户名</w:t>
      </w:r>
      <w:r w:rsidR="00C311D9">
        <w:rPr>
          <w:rFonts w:ascii="仿宋" w:eastAsia="仿宋" w:hAnsi="仿宋" w:hint="eastAsia"/>
          <w:sz w:val="24"/>
          <w:szCs w:val="24"/>
        </w:rPr>
        <w:t>，</w:t>
      </w:r>
      <w:r w:rsidR="00B202D4">
        <w:rPr>
          <w:rFonts w:ascii="仿宋" w:eastAsia="仿宋" w:hAnsi="仿宋" w:hint="eastAsia"/>
          <w:sz w:val="24"/>
          <w:szCs w:val="24"/>
        </w:rPr>
        <w:t>更改邮箱，</w:t>
      </w:r>
      <w:r w:rsidR="00C311D9">
        <w:rPr>
          <w:rFonts w:ascii="仿宋" w:eastAsia="仿宋" w:hAnsi="仿宋" w:hint="eastAsia"/>
          <w:sz w:val="24"/>
          <w:szCs w:val="24"/>
        </w:rPr>
        <w:t>更改密码</w:t>
      </w:r>
      <w:r w:rsidR="006415C0">
        <w:rPr>
          <w:rFonts w:ascii="仿宋" w:eastAsia="仿宋" w:hAnsi="仿宋" w:hint="eastAsia"/>
          <w:sz w:val="24"/>
          <w:szCs w:val="24"/>
        </w:rPr>
        <w:t>或注销</w:t>
      </w:r>
      <w:r w:rsidR="00C51608">
        <w:rPr>
          <w:rFonts w:ascii="仿宋" w:eastAsia="仿宋" w:hAnsi="仿宋" w:hint="eastAsia"/>
          <w:sz w:val="24"/>
          <w:szCs w:val="24"/>
        </w:rPr>
        <w:t>账号。</w:t>
      </w:r>
      <w:r w:rsidR="00C46ACC">
        <w:rPr>
          <w:rFonts w:ascii="仿宋" w:eastAsia="仿宋" w:hAnsi="仿宋" w:hint="eastAsia"/>
          <w:sz w:val="24"/>
          <w:szCs w:val="24"/>
        </w:rPr>
        <w:t>这些信息在系统内部都进行了加密存储。</w:t>
      </w:r>
    </w:p>
    <w:p w14:paraId="648204C7" w14:textId="77777777" w:rsidR="00231656" w:rsidRPr="00231656" w:rsidRDefault="00231656" w:rsidP="00231656"/>
    <w:p w14:paraId="366FC33A" w14:textId="56CFC169" w:rsidR="00126FE0" w:rsidRDefault="006D2A73" w:rsidP="00C867ED">
      <w:pPr>
        <w:spacing w:line="300" w:lineRule="auto"/>
        <w:rPr>
          <w:rFonts w:ascii="宋体" w:eastAsia="宋体" w:hAnsi="宋体"/>
          <w:sz w:val="24"/>
          <w:szCs w:val="24"/>
        </w:rPr>
      </w:pPr>
      <w:r>
        <w:rPr>
          <w:rFonts w:ascii="宋体" w:eastAsia="宋体" w:hAnsi="宋体" w:hint="eastAsia"/>
          <w:sz w:val="24"/>
          <w:szCs w:val="24"/>
        </w:rPr>
        <w:t>（3）</w:t>
      </w:r>
      <w:r w:rsidR="00126FE0" w:rsidRPr="006D2A73">
        <w:rPr>
          <w:rFonts w:ascii="宋体" w:eastAsia="宋体" w:hAnsi="宋体" w:hint="eastAsia"/>
          <w:sz w:val="24"/>
          <w:szCs w:val="24"/>
        </w:rPr>
        <w:t>展品系统</w:t>
      </w:r>
    </w:p>
    <w:p w14:paraId="7B3BAEC9" w14:textId="61645634" w:rsidR="00931871" w:rsidRPr="00931871" w:rsidRDefault="00931871" w:rsidP="00C867ED">
      <w:pPr>
        <w:spacing w:line="300" w:lineRule="auto"/>
        <w:ind w:firstLineChars="200" w:firstLine="480"/>
        <w:rPr>
          <w:rFonts w:ascii="仿宋" w:eastAsia="仿宋" w:hAnsi="仿宋" w:cs="Times New Roman"/>
          <w:sz w:val="24"/>
          <w:szCs w:val="24"/>
        </w:rPr>
      </w:pPr>
      <w:r w:rsidRPr="00931871">
        <w:rPr>
          <w:rFonts w:ascii="仿宋" w:eastAsia="仿宋" w:hAnsi="仿宋" w:cs="Times New Roman"/>
          <w:sz w:val="24"/>
          <w:szCs w:val="24"/>
        </w:rPr>
        <w:t>展品页面</w:t>
      </w:r>
      <w:r>
        <w:rPr>
          <w:rFonts w:ascii="仿宋" w:eastAsia="仿宋" w:hAnsi="仿宋" w:cs="Times New Roman" w:hint="eastAsia"/>
          <w:sz w:val="24"/>
          <w:szCs w:val="24"/>
        </w:rPr>
        <w:t>展示出了当前博物馆</w:t>
      </w:r>
      <w:r w:rsidR="00C867ED">
        <w:rPr>
          <w:rFonts w:ascii="仿宋" w:eastAsia="仿宋" w:hAnsi="仿宋" w:cs="Times New Roman" w:hint="eastAsia"/>
          <w:sz w:val="24"/>
          <w:szCs w:val="24"/>
        </w:rPr>
        <w:t>的部分藏品，用户可以通过扫描给定的二维码显示出该藏品的详细信息，比如名称，朝代，描述，发现位置和历史介绍等。同时每个藏品页面提供收藏功能，用户可以将感兴趣的藏品收藏归纳起来方便整理查看。除此之外，用户可以通过搜索关键字来查找特定展品。</w:t>
      </w:r>
    </w:p>
    <w:p w14:paraId="50D72454" w14:textId="042F83E2" w:rsidR="004760FB" w:rsidRPr="00415B4D" w:rsidRDefault="004760FB" w:rsidP="00415B4D">
      <w:pPr>
        <w:pStyle w:val="2"/>
        <w:rPr>
          <w:rFonts w:ascii="黑体" w:eastAsia="黑体" w:hAnsi="黑体"/>
          <w:sz w:val="24"/>
          <w:szCs w:val="24"/>
        </w:rPr>
      </w:pPr>
      <w:bookmarkStart w:id="793" w:name="_Toc101730442"/>
      <w:r w:rsidRPr="00415B4D">
        <w:rPr>
          <w:rFonts w:ascii="Times New Roman" w:eastAsia="黑体" w:hAnsi="Times New Roman" w:cs="Times New Roman"/>
          <w:sz w:val="24"/>
          <w:szCs w:val="24"/>
        </w:rPr>
        <w:t>4.</w:t>
      </w:r>
      <w:r w:rsidR="005A2529" w:rsidRPr="00415B4D">
        <w:rPr>
          <w:rFonts w:ascii="Times New Roman" w:eastAsia="黑体" w:hAnsi="Times New Roman" w:cs="Times New Roman"/>
          <w:sz w:val="24"/>
          <w:szCs w:val="24"/>
        </w:rPr>
        <w:t>3</w:t>
      </w:r>
      <w:r w:rsidRPr="00415B4D">
        <w:rPr>
          <w:rFonts w:ascii="黑体" w:eastAsia="黑体" w:hAnsi="黑体" w:cs="Times New Roman"/>
          <w:sz w:val="24"/>
          <w:szCs w:val="24"/>
        </w:rPr>
        <w:t xml:space="preserve"> </w:t>
      </w:r>
      <w:r w:rsidRPr="00415B4D">
        <w:rPr>
          <w:rFonts w:ascii="黑体" w:eastAsia="黑体" w:hAnsi="黑体"/>
          <w:sz w:val="24"/>
          <w:szCs w:val="24"/>
        </w:rPr>
        <w:t>服务端结构</w:t>
      </w:r>
      <w:bookmarkEnd w:id="793"/>
    </w:p>
    <w:p w14:paraId="1CC28F8A" w14:textId="7C1E0B9B" w:rsidR="00E31B41" w:rsidRDefault="00931871" w:rsidP="00C07A9E">
      <w:pPr>
        <w:spacing w:line="300" w:lineRule="auto"/>
        <w:rPr>
          <w:rFonts w:ascii="宋体" w:eastAsia="宋体" w:hAnsi="宋体"/>
          <w:sz w:val="24"/>
          <w:szCs w:val="24"/>
        </w:rPr>
      </w:pPr>
      <w:r w:rsidRPr="0043224B">
        <w:rPr>
          <w:rFonts w:ascii="Times New Roman" w:eastAsia="宋体" w:hAnsi="Times New Roman" w:cs="Times New Roman"/>
          <w:sz w:val="24"/>
          <w:szCs w:val="24"/>
        </w:rPr>
        <w:t>（</w:t>
      </w:r>
      <w:r w:rsidRPr="0043224B">
        <w:rPr>
          <w:rFonts w:ascii="Times New Roman" w:eastAsia="宋体" w:hAnsi="Times New Roman" w:cs="Times New Roman"/>
          <w:sz w:val="24"/>
          <w:szCs w:val="24"/>
        </w:rPr>
        <w:t>1</w:t>
      </w:r>
      <w:r w:rsidR="0043224B" w:rsidRPr="0043224B">
        <w:rPr>
          <w:rFonts w:ascii="Times New Roman" w:eastAsia="宋体" w:hAnsi="Times New Roman" w:cs="Times New Roman"/>
          <w:sz w:val="24"/>
          <w:szCs w:val="24"/>
        </w:rPr>
        <w:t>）</w:t>
      </w:r>
      <w:r w:rsidR="00AB4A11" w:rsidRPr="00105A0F">
        <w:rPr>
          <w:rFonts w:ascii="Times New Roman" w:eastAsia="宋体" w:hAnsi="Times New Roman" w:cs="Times New Roman"/>
          <w:sz w:val="24"/>
          <w:szCs w:val="24"/>
        </w:rPr>
        <w:t>Service</w:t>
      </w:r>
      <w:r w:rsidR="00AB4A11">
        <w:rPr>
          <w:rFonts w:ascii="宋体" w:eastAsia="宋体" w:hAnsi="宋体" w:hint="eastAsia"/>
          <w:sz w:val="24"/>
          <w:szCs w:val="24"/>
        </w:rPr>
        <w:t>接口</w:t>
      </w:r>
    </w:p>
    <w:p w14:paraId="1E12589F" w14:textId="054C1779" w:rsidR="00AB6218" w:rsidRDefault="002D1192"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服务端提供的微服务接口由</w:t>
      </w:r>
      <w:r w:rsidRPr="002D1192">
        <w:rPr>
          <w:rFonts w:ascii="Times New Roman" w:eastAsia="仿宋" w:hAnsi="Times New Roman" w:cs="Times New Roman"/>
          <w:sz w:val="24"/>
          <w:szCs w:val="24"/>
        </w:rPr>
        <w:t>proto</w:t>
      </w:r>
      <w:r>
        <w:rPr>
          <w:rFonts w:ascii="仿宋" w:eastAsia="仿宋" w:hAnsi="仿宋" w:hint="eastAsia"/>
          <w:sz w:val="24"/>
          <w:szCs w:val="24"/>
        </w:rPr>
        <w:t>格式的文件描述，</w:t>
      </w:r>
      <w:r w:rsidR="007C30E7">
        <w:rPr>
          <w:rFonts w:ascii="仿宋" w:eastAsia="仿宋" w:hAnsi="仿宋" w:hint="eastAsia"/>
          <w:sz w:val="24"/>
          <w:szCs w:val="24"/>
        </w:rPr>
        <w:t>该文件描述和规范了</w:t>
      </w:r>
      <w:r w:rsidR="007C30E7" w:rsidRPr="007C30E7">
        <w:rPr>
          <w:rFonts w:ascii="Times New Roman" w:eastAsia="仿宋" w:hAnsi="Times New Roman" w:cs="Times New Roman"/>
          <w:sz w:val="24"/>
          <w:szCs w:val="24"/>
        </w:rPr>
        <w:t>RPC</w:t>
      </w:r>
      <w:r w:rsidR="007C30E7">
        <w:rPr>
          <w:rFonts w:ascii="仿宋" w:eastAsia="仿宋" w:hAnsi="仿宋" w:hint="eastAsia"/>
          <w:sz w:val="24"/>
          <w:szCs w:val="24"/>
        </w:rPr>
        <w:t>的请求和返回信息范式。</w:t>
      </w:r>
      <w:r w:rsidR="00AB6218">
        <w:rPr>
          <w:rFonts w:ascii="仿宋" w:eastAsia="仿宋" w:hAnsi="仿宋" w:hint="eastAsia"/>
          <w:sz w:val="24"/>
          <w:szCs w:val="24"/>
        </w:rPr>
        <w:t>由</w:t>
      </w:r>
      <w:r w:rsidR="00AB6218">
        <w:rPr>
          <w:rFonts w:ascii="Times New Roman" w:eastAsia="仿宋" w:hAnsi="Times New Roman" w:cs="Times New Roman" w:hint="eastAsia"/>
          <w:sz w:val="24"/>
          <w:szCs w:val="24"/>
        </w:rPr>
        <w:t>P</w:t>
      </w:r>
      <w:r w:rsidR="00AB6218">
        <w:rPr>
          <w:rFonts w:ascii="Times New Roman" w:eastAsia="仿宋" w:hAnsi="Times New Roman" w:cs="Times New Roman"/>
          <w:sz w:val="24"/>
          <w:szCs w:val="24"/>
        </w:rPr>
        <w:t>rotocol Buffer Compiler</w:t>
      </w:r>
      <w:r w:rsidR="00AB6218">
        <w:rPr>
          <w:rFonts w:ascii="仿宋" w:eastAsia="仿宋" w:hAnsi="仿宋" w:hint="eastAsia"/>
          <w:sz w:val="24"/>
          <w:szCs w:val="24"/>
        </w:rPr>
        <w:t>编译后生成对应的代码，屏蔽掉了网络和序列化过程的细节，</w:t>
      </w:r>
      <w:r w:rsidR="00374A4F">
        <w:rPr>
          <w:rFonts w:ascii="仿宋" w:eastAsia="仿宋" w:hAnsi="仿宋" w:hint="eastAsia"/>
          <w:sz w:val="24"/>
          <w:szCs w:val="24"/>
        </w:rPr>
        <w:t>使得开发者</w:t>
      </w:r>
      <w:r w:rsidR="00AB6218">
        <w:rPr>
          <w:rFonts w:ascii="仿宋" w:eastAsia="仿宋" w:hAnsi="仿宋" w:hint="eastAsia"/>
          <w:sz w:val="24"/>
          <w:szCs w:val="24"/>
        </w:rPr>
        <w:t>只需关注</w:t>
      </w:r>
      <w:r w:rsidR="00195023">
        <w:rPr>
          <w:rFonts w:ascii="仿宋" w:eastAsia="仿宋" w:hAnsi="仿宋" w:hint="eastAsia"/>
          <w:sz w:val="24"/>
          <w:szCs w:val="24"/>
        </w:rPr>
        <w:t>如何实现方法本身即可</w:t>
      </w:r>
      <w:r w:rsidR="00AB6218">
        <w:rPr>
          <w:rFonts w:ascii="仿宋" w:eastAsia="仿宋" w:hAnsi="仿宋" w:hint="eastAsia"/>
          <w:sz w:val="24"/>
          <w:szCs w:val="24"/>
        </w:rPr>
        <w:t>。</w:t>
      </w:r>
    </w:p>
    <w:p w14:paraId="77A80ED5" w14:textId="77777777" w:rsidR="0092587B" w:rsidRDefault="009547D7"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本系统提供的服务接口</w:t>
      </w:r>
      <w:r w:rsidR="00E31B41" w:rsidRPr="00C07A9E">
        <w:rPr>
          <w:rFonts w:ascii="仿宋" w:eastAsia="仿宋" w:hAnsi="仿宋" w:hint="eastAsia"/>
          <w:sz w:val="24"/>
          <w:szCs w:val="24"/>
        </w:rPr>
        <w:t>分别是用户登录和展品获取</w:t>
      </w:r>
      <w:r w:rsidR="007C30E7">
        <w:rPr>
          <w:rFonts w:ascii="仿宋" w:eastAsia="仿宋" w:hAnsi="仿宋" w:hint="eastAsia"/>
          <w:sz w:val="24"/>
          <w:szCs w:val="24"/>
        </w:rPr>
        <w:t>。</w:t>
      </w:r>
    </w:p>
    <w:p w14:paraId="4212DA0B" w14:textId="588B5406" w:rsidR="002D1192" w:rsidRDefault="002D1192" w:rsidP="00AE6A7F">
      <w:pPr>
        <w:spacing w:line="300" w:lineRule="auto"/>
        <w:ind w:firstLineChars="200" w:firstLine="480"/>
        <w:rPr>
          <w:rFonts w:ascii="仿宋" w:eastAsia="仿宋" w:hAnsi="仿宋"/>
          <w:sz w:val="24"/>
          <w:szCs w:val="24"/>
        </w:rPr>
      </w:pPr>
      <w:r w:rsidRPr="002D1192">
        <w:rPr>
          <w:rFonts w:ascii="仿宋" w:eastAsia="仿宋" w:hAnsi="仿宋" w:hint="eastAsia"/>
          <w:sz w:val="24"/>
          <w:szCs w:val="24"/>
        </w:rPr>
        <w:t>用户登录服务中提供两</w:t>
      </w:r>
      <w:r w:rsidR="00755943">
        <w:rPr>
          <w:rFonts w:ascii="仿宋" w:eastAsia="仿宋" w:hAnsi="仿宋" w:hint="eastAsia"/>
          <w:sz w:val="24"/>
          <w:szCs w:val="24"/>
        </w:rPr>
        <w:t>个</w:t>
      </w:r>
      <w:r w:rsidRPr="00755943">
        <w:rPr>
          <w:rFonts w:ascii="Times New Roman" w:eastAsia="仿宋" w:hAnsi="Times New Roman" w:cs="Times New Roman"/>
          <w:sz w:val="24"/>
          <w:szCs w:val="24"/>
        </w:rPr>
        <w:t>RPC</w:t>
      </w:r>
      <w:r w:rsidRPr="002D1192">
        <w:rPr>
          <w:rFonts w:ascii="仿宋" w:eastAsia="仿宋" w:hAnsi="仿宋" w:hint="eastAsia"/>
          <w:sz w:val="24"/>
          <w:szCs w:val="24"/>
        </w:rPr>
        <w:t>远程过程调用方法</w:t>
      </w:r>
      <w:r w:rsidR="00755943">
        <w:rPr>
          <w:rFonts w:ascii="仿宋" w:eastAsia="仿宋" w:hAnsi="仿宋" w:hint="eastAsia"/>
          <w:sz w:val="24"/>
          <w:szCs w:val="24"/>
        </w:rPr>
        <w:t>，分别是登录和注册，</w:t>
      </w:r>
      <w:r w:rsidR="00F46648">
        <w:rPr>
          <w:rFonts w:ascii="仿宋" w:eastAsia="仿宋" w:hAnsi="仿宋" w:hint="eastAsia"/>
          <w:sz w:val="24"/>
          <w:szCs w:val="24"/>
        </w:rPr>
        <w:t>这</w:t>
      </w:r>
      <w:r w:rsidR="00C63C19">
        <w:rPr>
          <w:rFonts w:ascii="仿宋" w:eastAsia="仿宋" w:hAnsi="仿宋" w:hint="eastAsia"/>
          <w:sz w:val="24"/>
          <w:szCs w:val="24"/>
        </w:rPr>
        <w:t>两种</w:t>
      </w:r>
      <w:r w:rsidR="00C63C19" w:rsidRPr="00F46648">
        <w:rPr>
          <w:rFonts w:ascii="Times New Roman" w:eastAsia="仿宋" w:hAnsi="Times New Roman" w:cs="Times New Roman"/>
          <w:sz w:val="24"/>
          <w:szCs w:val="24"/>
        </w:rPr>
        <w:t>RPC</w:t>
      </w:r>
      <w:r w:rsidR="00C63C19">
        <w:rPr>
          <w:rFonts w:ascii="仿宋" w:eastAsia="仿宋" w:hAnsi="仿宋" w:hint="eastAsia"/>
          <w:sz w:val="24"/>
          <w:szCs w:val="24"/>
        </w:rPr>
        <w:t>方法共享同一请求参数和返回结果</w:t>
      </w:r>
      <w:r w:rsidR="00F03F93">
        <w:rPr>
          <w:rFonts w:ascii="仿宋" w:eastAsia="仿宋" w:hAnsi="仿宋" w:hint="eastAsia"/>
          <w:sz w:val="24"/>
          <w:szCs w:val="24"/>
        </w:rPr>
        <w:t>，</w:t>
      </w:r>
      <w:r w:rsidR="00AB6218">
        <w:rPr>
          <w:rFonts w:ascii="仿宋" w:eastAsia="仿宋" w:hAnsi="仿宋" w:hint="eastAsia"/>
          <w:sz w:val="24"/>
          <w:szCs w:val="24"/>
        </w:rPr>
        <w:t>即</w:t>
      </w:r>
      <w:r w:rsidR="00AB6218" w:rsidRPr="00AB6218">
        <w:rPr>
          <w:rFonts w:ascii="Times New Roman" w:eastAsia="仿宋" w:hAnsi="Times New Roman" w:cs="Times New Roman"/>
          <w:sz w:val="24"/>
          <w:szCs w:val="24"/>
        </w:rPr>
        <w:t>AuthRequest</w:t>
      </w:r>
      <w:r w:rsidR="00AB6218">
        <w:rPr>
          <w:rFonts w:ascii="仿宋" w:eastAsia="仿宋" w:hAnsi="仿宋" w:hint="eastAsia"/>
          <w:sz w:val="24"/>
          <w:szCs w:val="24"/>
        </w:rPr>
        <w:t>和</w:t>
      </w:r>
      <w:r w:rsidR="00AB6218" w:rsidRPr="00AB6218">
        <w:rPr>
          <w:rFonts w:ascii="Times New Roman" w:eastAsia="仿宋" w:hAnsi="Times New Roman" w:cs="Times New Roman"/>
          <w:sz w:val="24"/>
          <w:szCs w:val="24"/>
        </w:rPr>
        <w:t>AuthReply</w:t>
      </w:r>
      <w:r w:rsidR="00AB6218">
        <w:rPr>
          <w:rFonts w:ascii="仿宋" w:eastAsia="仿宋" w:hAnsi="仿宋" w:hint="eastAsia"/>
          <w:sz w:val="24"/>
          <w:szCs w:val="24"/>
        </w:rPr>
        <w:t>，</w:t>
      </w:r>
      <w:r w:rsidR="00AB6218" w:rsidRPr="00AB6218">
        <w:rPr>
          <w:rFonts w:ascii="Times New Roman" w:eastAsia="仿宋" w:hAnsi="Times New Roman" w:cs="Times New Roman"/>
          <w:sz w:val="24"/>
          <w:szCs w:val="24"/>
        </w:rPr>
        <w:t>AuthRequest</w:t>
      </w:r>
      <w:r w:rsidR="00B15709">
        <w:rPr>
          <w:rFonts w:ascii="仿宋" w:eastAsia="仿宋" w:hAnsi="仿宋" w:hint="eastAsia"/>
          <w:sz w:val="24"/>
          <w:szCs w:val="24"/>
        </w:rPr>
        <w:t>表示</w:t>
      </w:r>
      <w:r w:rsidR="003E36DE">
        <w:rPr>
          <w:rFonts w:ascii="仿宋" w:eastAsia="仿宋" w:hAnsi="仿宋" w:hint="eastAsia"/>
          <w:sz w:val="24"/>
          <w:szCs w:val="24"/>
        </w:rPr>
        <w:t>登录的用户名和密码。</w:t>
      </w:r>
      <w:r w:rsidR="00B15709" w:rsidRPr="00B15709">
        <w:rPr>
          <w:rFonts w:ascii="Times New Roman" w:eastAsia="仿宋" w:hAnsi="Times New Roman" w:cs="Times New Roman"/>
          <w:sz w:val="24"/>
          <w:szCs w:val="24"/>
        </w:rPr>
        <w:t>AuthReply</w:t>
      </w:r>
      <w:r w:rsidR="00B15709">
        <w:rPr>
          <w:rFonts w:ascii="Times New Roman" w:eastAsia="仿宋" w:hAnsi="Times New Roman" w:cs="Times New Roman" w:hint="eastAsia"/>
          <w:sz w:val="24"/>
          <w:szCs w:val="24"/>
        </w:rPr>
        <w:t>表示</w:t>
      </w:r>
      <w:r w:rsidR="00B15709">
        <w:rPr>
          <w:rFonts w:ascii="仿宋" w:eastAsia="仿宋" w:hAnsi="仿宋" w:hint="eastAsia"/>
          <w:sz w:val="24"/>
          <w:szCs w:val="24"/>
        </w:rPr>
        <w:t>刚刚的登录或注册请求对应的返回结果，包含</w:t>
      </w:r>
      <w:r w:rsidR="0030168B">
        <w:rPr>
          <w:rFonts w:ascii="仿宋" w:eastAsia="仿宋" w:hAnsi="仿宋" w:hint="eastAsia"/>
          <w:sz w:val="24"/>
          <w:szCs w:val="24"/>
        </w:rPr>
        <w:t>成功的标志位</w:t>
      </w:r>
      <w:r w:rsidR="00B15709">
        <w:rPr>
          <w:rFonts w:ascii="仿宋" w:eastAsia="仿宋" w:hAnsi="仿宋" w:hint="eastAsia"/>
          <w:sz w:val="24"/>
          <w:szCs w:val="24"/>
        </w:rPr>
        <w:t>和</w:t>
      </w:r>
      <w:r w:rsidR="0030168B">
        <w:rPr>
          <w:rFonts w:ascii="仿宋" w:eastAsia="仿宋" w:hAnsi="仿宋" w:hint="eastAsia"/>
          <w:sz w:val="24"/>
          <w:szCs w:val="24"/>
        </w:rPr>
        <w:t>可选的</w:t>
      </w:r>
      <w:r w:rsidR="00B15709">
        <w:rPr>
          <w:rFonts w:ascii="仿宋" w:eastAsia="仿宋" w:hAnsi="仿宋" w:hint="eastAsia"/>
          <w:sz w:val="24"/>
          <w:szCs w:val="24"/>
        </w:rPr>
        <w:t>失败原因</w:t>
      </w:r>
      <w:r w:rsidR="0030168B">
        <w:rPr>
          <w:rFonts w:ascii="仿宋" w:eastAsia="仿宋" w:hAnsi="仿宋" w:hint="eastAsia"/>
          <w:sz w:val="24"/>
          <w:szCs w:val="24"/>
        </w:rPr>
        <w:t>。</w:t>
      </w:r>
    </w:p>
    <w:p w14:paraId="742356F9" w14:textId="6D166FA2" w:rsidR="00AE6A7F" w:rsidRDefault="00AE6A7F" w:rsidP="00AE6A7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展品获取服务中提供三个</w:t>
      </w:r>
      <w:r w:rsidRPr="00AE6A7F">
        <w:rPr>
          <w:rFonts w:ascii="Times New Roman" w:eastAsia="仿宋" w:hAnsi="Times New Roman" w:cs="Times New Roman"/>
          <w:sz w:val="24"/>
          <w:szCs w:val="24"/>
        </w:rPr>
        <w:t>RPC</w:t>
      </w:r>
      <w:r>
        <w:rPr>
          <w:rFonts w:ascii="Times New Roman" w:eastAsia="仿宋" w:hAnsi="Times New Roman" w:cs="Times New Roman" w:hint="eastAsia"/>
          <w:sz w:val="24"/>
          <w:szCs w:val="24"/>
        </w:rPr>
        <w:t>远程过程调用方法，分别是二维码查询，获取部分藏品帖子和搜索</w:t>
      </w:r>
      <w:r w:rsidR="00665E10">
        <w:rPr>
          <w:rFonts w:ascii="Times New Roman" w:eastAsia="仿宋" w:hAnsi="Times New Roman" w:cs="Times New Roman" w:hint="eastAsia"/>
          <w:sz w:val="24"/>
          <w:szCs w:val="24"/>
        </w:rPr>
        <w:t>藏品。</w:t>
      </w:r>
      <w:r w:rsidR="00374A4F">
        <w:rPr>
          <w:rFonts w:ascii="Times New Roman" w:eastAsia="仿宋" w:hAnsi="Times New Roman" w:cs="Times New Roman" w:hint="eastAsia"/>
          <w:sz w:val="24"/>
          <w:szCs w:val="24"/>
        </w:rPr>
        <w:t>每个藏品用一个唯一的</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标识，用户扫描二维码后，将该</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通过</w:t>
      </w:r>
      <w:r w:rsidR="00374A4F">
        <w:rPr>
          <w:rFonts w:ascii="Times New Roman" w:eastAsia="仿宋" w:hAnsi="Times New Roman" w:cs="Times New Roman" w:hint="eastAsia"/>
          <w:sz w:val="24"/>
          <w:szCs w:val="24"/>
        </w:rPr>
        <w:t>o</w:t>
      </w:r>
      <w:r w:rsidR="00374A4F">
        <w:rPr>
          <w:rFonts w:ascii="Times New Roman" w:eastAsia="仿宋" w:hAnsi="Times New Roman" w:cs="Times New Roman"/>
          <w:sz w:val="24"/>
          <w:szCs w:val="24"/>
        </w:rPr>
        <w:t>nQ</w:t>
      </w:r>
      <w:r w:rsidR="00374A4F">
        <w:rPr>
          <w:rFonts w:ascii="Times New Roman" w:eastAsia="仿宋" w:hAnsi="Times New Roman" w:cs="Times New Roman" w:hint="eastAsia"/>
          <w:sz w:val="24"/>
          <w:szCs w:val="24"/>
        </w:rPr>
        <w:t>uery</w:t>
      </w:r>
      <w:r w:rsidR="00374A4F">
        <w:rPr>
          <w:rFonts w:ascii="Times New Roman" w:eastAsia="仿宋" w:hAnsi="Times New Roman" w:cs="Times New Roman" w:hint="eastAsia"/>
          <w:sz w:val="24"/>
          <w:szCs w:val="24"/>
        </w:rPr>
        <w:t>方法调用获得返回结果</w:t>
      </w:r>
      <w:r w:rsidR="00374A4F">
        <w:rPr>
          <w:rFonts w:ascii="Times New Roman" w:eastAsia="仿宋" w:hAnsi="Times New Roman" w:cs="Times New Roman" w:hint="eastAsia"/>
          <w:sz w:val="24"/>
          <w:szCs w:val="24"/>
        </w:rPr>
        <w:t>P</w:t>
      </w:r>
      <w:r w:rsidR="00374A4F">
        <w:rPr>
          <w:rFonts w:ascii="Times New Roman" w:eastAsia="仿宋" w:hAnsi="Times New Roman" w:cs="Times New Roman"/>
          <w:sz w:val="24"/>
          <w:szCs w:val="24"/>
        </w:rPr>
        <w:t>ostReply</w:t>
      </w:r>
      <w:r w:rsidR="00374A4F">
        <w:rPr>
          <w:rFonts w:ascii="Times New Roman" w:eastAsia="仿宋" w:hAnsi="Times New Roman" w:cs="Times New Roman" w:hint="eastAsia"/>
          <w:sz w:val="24"/>
          <w:szCs w:val="24"/>
        </w:rPr>
        <w:t>，其中包含了成功的标志位，可选的内容和失败原因。</w:t>
      </w:r>
      <w:r w:rsidR="00420106">
        <w:rPr>
          <w:rFonts w:ascii="Times New Roman" w:eastAsia="仿宋" w:hAnsi="Times New Roman" w:cs="Times New Roman" w:hint="eastAsia"/>
          <w:sz w:val="24"/>
          <w:szCs w:val="24"/>
        </w:rPr>
        <w:t>用户进入</w:t>
      </w:r>
      <w:r w:rsidR="00420106">
        <w:rPr>
          <w:rFonts w:ascii="Times New Roman" w:eastAsia="仿宋" w:hAnsi="Times New Roman" w:cs="Times New Roman" w:hint="eastAsia"/>
          <w:sz w:val="24"/>
          <w:szCs w:val="24"/>
        </w:rPr>
        <w:t>A</w:t>
      </w:r>
      <w:r w:rsidR="00420106">
        <w:rPr>
          <w:rFonts w:ascii="Times New Roman" w:eastAsia="仿宋" w:hAnsi="Times New Roman" w:cs="Times New Roman"/>
          <w:sz w:val="24"/>
          <w:szCs w:val="24"/>
        </w:rPr>
        <w:t>p</w:t>
      </w:r>
      <w:r w:rsidR="00420106">
        <w:rPr>
          <w:rFonts w:ascii="Times New Roman" w:eastAsia="仿宋" w:hAnsi="Times New Roman" w:cs="Times New Roman" w:hint="eastAsia"/>
          <w:sz w:val="24"/>
          <w:szCs w:val="24"/>
        </w:rPr>
        <w:t>p</w:t>
      </w:r>
      <w:r w:rsidR="00420106">
        <w:rPr>
          <w:rFonts w:ascii="Times New Roman" w:eastAsia="仿宋" w:hAnsi="Times New Roman" w:cs="Times New Roman" w:hint="eastAsia"/>
          <w:sz w:val="24"/>
          <w:szCs w:val="24"/>
        </w:rPr>
        <w:t>底部栏的藏品页面时，会触发获取全部藏品帖子的</w:t>
      </w:r>
      <w:r w:rsidR="00420106">
        <w:rPr>
          <w:rFonts w:ascii="Times New Roman" w:eastAsia="仿宋" w:hAnsi="Times New Roman" w:cs="Times New Roman" w:hint="eastAsia"/>
          <w:sz w:val="24"/>
          <w:szCs w:val="24"/>
        </w:rPr>
        <w:t>RPC</w:t>
      </w:r>
      <w:r w:rsidR="00420106">
        <w:rPr>
          <w:rFonts w:ascii="Times New Roman" w:eastAsia="仿宋" w:hAnsi="Times New Roman" w:cs="Times New Roman" w:hint="eastAsia"/>
          <w:sz w:val="24"/>
          <w:szCs w:val="24"/>
        </w:rPr>
        <w:t>方法，请求参数为空，返回结果一个</w:t>
      </w:r>
      <w:r w:rsidR="00420106">
        <w:rPr>
          <w:rFonts w:ascii="Times New Roman" w:eastAsia="仿宋" w:hAnsi="Times New Roman" w:cs="Times New Roman" w:hint="eastAsia"/>
          <w:sz w:val="24"/>
          <w:szCs w:val="24"/>
        </w:rPr>
        <w:t>P</w:t>
      </w:r>
      <w:r w:rsidR="00420106">
        <w:rPr>
          <w:rFonts w:ascii="Times New Roman" w:eastAsia="仿宋" w:hAnsi="Times New Roman" w:cs="Times New Roman"/>
          <w:sz w:val="24"/>
          <w:szCs w:val="24"/>
        </w:rPr>
        <w:t>ostReply</w:t>
      </w:r>
      <w:r w:rsidR="00420106">
        <w:rPr>
          <w:rFonts w:ascii="Times New Roman" w:eastAsia="仿宋" w:hAnsi="Times New Roman" w:cs="Times New Roman" w:hint="eastAsia"/>
          <w:sz w:val="24"/>
          <w:szCs w:val="24"/>
        </w:rPr>
        <w:t>数组。</w:t>
      </w:r>
      <w:r w:rsidR="00656868">
        <w:rPr>
          <w:rFonts w:ascii="Times New Roman" w:eastAsia="仿宋" w:hAnsi="Times New Roman" w:cs="Times New Roman" w:hint="eastAsia"/>
          <w:sz w:val="24"/>
          <w:szCs w:val="24"/>
        </w:rPr>
        <w:t>用户点击搜索时会将其输入的关键字作为搜索请求的参数并同样返回</w:t>
      </w:r>
      <w:r w:rsidR="00656868">
        <w:rPr>
          <w:rFonts w:ascii="Times New Roman" w:eastAsia="仿宋" w:hAnsi="Times New Roman" w:cs="Times New Roman"/>
          <w:sz w:val="24"/>
          <w:szCs w:val="24"/>
        </w:rPr>
        <w:t>P</w:t>
      </w:r>
      <w:r w:rsidR="00656868">
        <w:rPr>
          <w:rFonts w:ascii="Times New Roman" w:eastAsia="仿宋" w:hAnsi="Times New Roman" w:cs="Times New Roman" w:hint="eastAsia"/>
          <w:sz w:val="24"/>
          <w:szCs w:val="24"/>
        </w:rPr>
        <w:t>ost</w:t>
      </w:r>
      <w:r w:rsidR="00656868">
        <w:rPr>
          <w:rFonts w:ascii="Times New Roman" w:eastAsia="仿宋" w:hAnsi="Times New Roman" w:cs="Times New Roman"/>
          <w:sz w:val="24"/>
          <w:szCs w:val="24"/>
        </w:rPr>
        <w:t>Reply</w:t>
      </w:r>
      <w:r w:rsidR="00656868">
        <w:rPr>
          <w:rFonts w:ascii="Times New Roman" w:eastAsia="仿宋" w:hAnsi="Times New Roman" w:cs="Times New Roman" w:hint="eastAsia"/>
          <w:sz w:val="24"/>
          <w:szCs w:val="24"/>
        </w:rPr>
        <w:t>数组。</w:t>
      </w:r>
    </w:p>
    <w:p w14:paraId="10C5878D" w14:textId="490342A5" w:rsidR="003F1833" w:rsidRDefault="003F1833" w:rsidP="00AE6A7F">
      <w:pPr>
        <w:spacing w:line="300" w:lineRule="auto"/>
        <w:ind w:firstLineChars="200" w:firstLine="480"/>
        <w:rPr>
          <w:rFonts w:ascii="Times New Roman" w:eastAsia="仿宋" w:hAnsi="Times New Roman" w:cs="Times New Roman"/>
          <w:sz w:val="24"/>
          <w:szCs w:val="24"/>
        </w:rPr>
      </w:pPr>
      <w:commentRangeStart w:id="794"/>
      <w:r>
        <w:rPr>
          <w:rFonts w:ascii="Times New Roman" w:eastAsia="仿宋" w:hAnsi="Times New Roman" w:cs="Times New Roman" w:hint="eastAsia"/>
          <w:sz w:val="24"/>
          <w:szCs w:val="24"/>
        </w:rPr>
        <w:t>本系统涉及到的</w:t>
      </w:r>
      <w:r>
        <w:rPr>
          <w:rFonts w:ascii="Times New Roman" w:eastAsia="仿宋" w:hAnsi="Times New Roman" w:cs="Times New Roman" w:hint="eastAsia"/>
          <w:sz w:val="24"/>
          <w:szCs w:val="24"/>
        </w:rPr>
        <w:t>R</w:t>
      </w:r>
      <w:r>
        <w:rPr>
          <w:rFonts w:ascii="Times New Roman" w:eastAsia="仿宋" w:hAnsi="Times New Roman" w:cs="Times New Roman"/>
          <w:sz w:val="24"/>
          <w:szCs w:val="24"/>
        </w:rPr>
        <w:t>PC</w:t>
      </w:r>
      <w:r>
        <w:rPr>
          <w:rFonts w:ascii="Times New Roman" w:eastAsia="仿宋" w:hAnsi="Times New Roman" w:cs="Times New Roman" w:hint="eastAsia"/>
          <w:sz w:val="24"/>
          <w:szCs w:val="24"/>
        </w:rPr>
        <w:t>方法定义如</w:t>
      </w:r>
      <w:r w:rsidR="00C72F21">
        <w:rPr>
          <w:rFonts w:ascii="Times New Roman" w:eastAsia="仿宋" w:hAnsi="Times New Roman" w:cs="Times New Roman" w:hint="eastAsia"/>
          <w:sz w:val="24"/>
          <w:szCs w:val="24"/>
        </w:rPr>
        <w:t>表</w:t>
      </w:r>
      <w:r w:rsidR="00C72F21">
        <w:rPr>
          <w:rFonts w:ascii="Times New Roman" w:eastAsia="仿宋" w:hAnsi="Times New Roman" w:cs="Times New Roman" w:hint="eastAsia"/>
          <w:sz w:val="24"/>
          <w:szCs w:val="24"/>
        </w:rPr>
        <w:t>4</w:t>
      </w:r>
      <w:r w:rsidR="00C72F21">
        <w:rPr>
          <w:rFonts w:ascii="Times New Roman" w:eastAsia="仿宋" w:hAnsi="Times New Roman" w:cs="Times New Roman"/>
          <w:sz w:val="24"/>
          <w:szCs w:val="24"/>
        </w:rPr>
        <w:t>-1</w:t>
      </w:r>
      <w:r w:rsidR="00C72F21">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commentRangeEnd w:id="794"/>
      <w:r w:rsidR="00642E9C">
        <w:rPr>
          <w:rStyle w:val="ad"/>
        </w:rPr>
        <w:commentReference w:id="794"/>
      </w:r>
    </w:p>
    <w:p w14:paraId="5086BEBF" w14:textId="597B27CC" w:rsidR="007F1F61" w:rsidRPr="007F1F61" w:rsidRDefault="007F1F61" w:rsidP="007F1F61">
      <w:pPr>
        <w:pStyle w:val="a8"/>
        <w:keepNext/>
        <w:jc w:val="center"/>
        <w:rPr>
          <w:rFonts w:ascii="Times New Roman" w:eastAsia="宋体" w:hAnsi="Times New Roman" w:cs="Times New Roman"/>
          <w:sz w:val="18"/>
          <w:szCs w:val="18"/>
        </w:rPr>
      </w:pPr>
      <w:r w:rsidRPr="007F1F61">
        <w:rPr>
          <w:rFonts w:ascii="宋体" w:eastAsia="宋体" w:hAnsi="宋体" w:cs="Times New Roman"/>
          <w:sz w:val="18"/>
          <w:szCs w:val="18"/>
        </w:rPr>
        <w:lastRenderedPageBreak/>
        <w:t xml:space="preserve">表 </w:t>
      </w:r>
      <w:r>
        <w:rPr>
          <w:rFonts w:ascii="Times New Roman" w:eastAsia="宋体" w:hAnsi="Times New Roman" w:cs="Times New Roman"/>
          <w:sz w:val="18"/>
          <w:szCs w:val="18"/>
        </w:rPr>
        <w:t xml:space="preserve">4-1 </w:t>
      </w:r>
      <w:r>
        <w:rPr>
          <w:rFonts w:ascii="Times New Roman" w:eastAsia="宋体" w:hAnsi="Times New Roman" w:cs="Times New Roman" w:hint="eastAsia"/>
          <w:sz w:val="18"/>
          <w:szCs w:val="18"/>
        </w:rPr>
        <w:t>系统</w:t>
      </w:r>
      <w:r>
        <w:rPr>
          <w:rFonts w:ascii="Times New Roman" w:eastAsia="宋体" w:hAnsi="Times New Roman" w:cs="Times New Roman" w:hint="eastAsia"/>
          <w:sz w:val="18"/>
          <w:szCs w:val="18"/>
        </w:rPr>
        <w:t xml:space="preserve"> RPC</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参数</w:t>
      </w:r>
    </w:p>
    <w:tbl>
      <w:tblPr>
        <w:tblW w:w="8844"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211"/>
        <w:gridCol w:w="2211"/>
        <w:gridCol w:w="2211"/>
        <w:gridCol w:w="2211"/>
      </w:tblGrid>
      <w:tr w:rsidR="000958BE" w:rsidRPr="00244FC0" w14:paraId="482CEFC8" w14:textId="77777777" w:rsidTr="00866B2C">
        <w:trPr>
          <w:trHeight w:val="383"/>
          <w:jc w:val="center"/>
        </w:trPr>
        <w:tc>
          <w:tcPr>
            <w:tcW w:w="2211" w:type="dxa"/>
            <w:tcBorders>
              <w:bottom w:val="single" w:sz="4" w:space="0" w:color="auto"/>
            </w:tcBorders>
            <w:shd w:val="clear" w:color="auto" w:fill="FFFFFF" w:themeFill="background1"/>
          </w:tcPr>
          <w:p w14:paraId="1116AF63" w14:textId="762C5AC6" w:rsidR="000958BE" w:rsidRPr="003E6767" w:rsidRDefault="00457867" w:rsidP="00A04608">
            <w:pPr>
              <w:spacing w:line="300" w:lineRule="auto"/>
              <w:jc w:val="left"/>
              <w:rPr>
                <w:rFonts w:ascii="Times New Roman" w:eastAsia="仿宋" w:hAnsi="Times New Roman" w:cs="Times New Roman"/>
                <w:b/>
                <w:bCs/>
                <w:sz w:val="24"/>
              </w:rPr>
            </w:pPr>
            <w:r w:rsidRPr="003E6767">
              <w:rPr>
                <w:rFonts w:ascii="Times New Roman" w:eastAsia="仿宋" w:hAnsi="Times New Roman" w:cs="Times New Roman"/>
                <w:b/>
                <w:bCs/>
                <w:sz w:val="24"/>
              </w:rPr>
              <w:t>Service</w:t>
            </w:r>
          </w:p>
        </w:tc>
        <w:tc>
          <w:tcPr>
            <w:tcW w:w="2211" w:type="dxa"/>
            <w:tcBorders>
              <w:bottom w:val="single" w:sz="4" w:space="0" w:color="auto"/>
            </w:tcBorders>
            <w:shd w:val="clear" w:color="auto" w:fill="FFFFFF" w:themeFill="background1"/>
          </w:tcPr>
          <w:p w14:paraId="2E531BB1" w14:textId="2CD0AA53" w:rsidR="000958BE" w:rsidRPr="003E6767" w:rsidRDefault="000958BE" w:rsidP="00A04608">
            <w:pPr>
              <w:spacing w:line="300" w:lineRule="auto"/>
              <w:rPr>
                <w:rFonts w:ascii="仿宋" w:eastAsia="仿宋" w:hAnsi="仿宋"/>
                <w:b/>
                <w:bCs/>
                <w:sz w:val="24"/>
              </w:rPr>
            </w:pPr>
            <w:r w:rsidRPr="003E6767">
              <w:rPr>
                <w:rFonts w:ascii="Times New Roman" w:eastAsia="仿宋" w:hAnsi="Times New Roman" w:cs="Times New Roman"/>
                <w:b/>
                <w:bCs/>
                <w:sz w:val="24"/>
              </w:rPr>
              <w:t>RPC</w:t>
            </w:r>
            <w:r w:rsidR="005E3E43" w:rsidRPr="003E6767">
              <w:rPr>
                <w:rFonts w:ascii="仿宋" w:eastAsia="仿宋" w:hAnsi="仿宋"/>
                <w:b/>
                <w:bCs/>
                <w:sz w:val="24"/>
              </w:rPr>
              <w:t xml:space="preserve"> </w:t>
            </w:r>
          </w:p>
        </w:tc>
        <w:tc>
          <w:tcPr>
            <w:tcW w:w="2211" w:type="dxa"/>
            <w:tcBorders>
              <w:bottom w:val="single" w:sz="4" w:space="0" w:color="auto"/>
            </w:tcBorders>
            <w:shd w:val="clear" w:color="auto" w:fill="FFFFFF" w:themeFill="background1"/>
          </w:tcPr>
          <w:p w14:paraId="455A2E04" w14:textId="4AD8F956" w:rsidR="000958BE" w:rsidRPr="003E6767" w:rsidRDefault="005E3E43" w:rsidP="00A04608">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Parameter</w:t>
            </w:r>
          </w:p>
        </w:tc>
        <w:tc>
          <w:tcPr>
            <w:tcW w:w="2211" w:type="dxa"/>
            <w:tcBorders>
              <w:bottom w:val="single" w:sz="4" w:space="0" w:color="auto"/>
            </w:tcBorders>
            <w:shd w:val="clear" w:color="auto" w:fill="FFFFFF" w:themeFill="background1"/>
          </w:tcPr>
          <w:p w14:paraId="2FA42BB1" w14:textId="18146109" w:rsidR="000958BE" w:rsidRPr="003E6767" w:rsidRDefault="003E6767" w:rsidP="00341571">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Return</w:t>
            </w:r>
          </w:p>
        </w:tc>
      </w:tr>
      <w:tr w:rsidR="000958BE" w:rsidRPr="008D5312" w14:paraId="4EF9E562" w14:textId="77777777" w:rsidTr="00866B2C">
        <w:trPr>
          <w:trHeight w:val="383"/>
          <w:jc w:val="center"/>
        </w:trPr>
        <w:tc>
          <w:tcPr>
            <w:tcW w:w="2211" w:type="dxa"/>
            <w:tcBorders>
              <w:bottom w:val="nil"/>
            </w:tcBorders>
            <w:shd w:val="clear" w:color="auto" w:fill="auto"/>
          </w:tcPr>
          <w:p w14:paraId="7EF79442" w14:textId="4FA7214E" w:rsidR="000958BE" w:rsidRPr="008D5312"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2211" w:type="dxa"/>
            <w:tcBorders>
              <w:bottom w:val="nil"/>
            </w:tcBorders>
            <w:shd w:val="clear" w:color="auto" w:fill="auto"/>
          </w:tcPr>
          <w:p w14:paraId="7AFFA88D" w14:textId="0ED8CD5B"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OnLogin</w:t>
            </w:r>
          </w:p>
        </w:tc>
        <w:tc>
          <w:tcPr>
            <w:tcW w:w="2211" w:type="dxa"/>
            <w:tcBorders>
              <w:bottom w:val="nil"/>
            </w:tcBorders>
            <w:shd w:val="clear" w:color="auto" w:fill="auto"/>
          </w:tcPr>
          <w:p w14:paraId="3CF21DBD" w14:textId="035242A3"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2211" w:type="dxa"/>
            <w:tcBorders>
              <w:bottom w:val="nil"/>
            </w:tcBorders>
            <w:shd w:val="clear" w:color="auto" w:fill="auto"/>
          </w:tcPr>
          <w:p w14:paraId="2F6BA085" w14:textId="1F982A71" w:rsidR="000958BE" w:rsidRPr="008D5312" w:rsidRDefault="000958BE" w:rsidP="00936D37">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w:t>
            </w:r>
            <w:r>
              <w:rPr>
                <w:rFonts w:ascii="Times New Roman" w:eastAsia="仿宋" w:hAnsi="Times New Roman" w:cs="Times New Roman"/>
                <w:sz w:val="24"/>
              </w:rPr>
              <w:t>uthReply</w:t>
            </w:r>
          </w:p>
        </w:tc>
      </w:tr>
      <w:tr w:rsidR="000958BE" w:rsidRPr="008D5312" w14:paraId="7D9D967F" w14:textId="77777777" w:rsidTr="00866B2C">
        <w:trPr>
          <w:trHeight w:val="383"/>
          <w:jc w:val="center"/>
        </w:trPr>
        <w:tc>
          <w:tcPr>
            <w:tcW w:w="2211" w:type="dxa"/>
            <w:tcBorders>
              <w:top w:val="nil"/>
              <w:bottom w:val="nil"/>
            </w:tcBorders>
            <w:shd w:val="clear" w:color="auto" w:fill="auto"/>
          </w:tcPr>
          <w:p w14:paraId="63E1BCFC" w14:textId="6F8DB342" w:rsidR="000958BE" w:rsidRPr="008D5312"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2211" w:type="dxa"/>
            <w:tcBorders>
              <w:top w:val="nil"/>
              <w:bottom w:val="nil"/>
            </w:tcBorders>
            <w:shd w:val="clear" w:color="auto" w:fill="auto"/>
          </w:tcPr>
          <w:p w14:paraId="661C0E53" w14:textId="233C6C0C"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OnSignUp</w:t>
            </w:r>
          </w:p>
        </w:tc>
        <w:tc>
          <w:tcPr>
            <w:tcW w:w="2211" w:type="dxa"/>
            <w:tcBorders>
              <w:top w:val="nil"/>
              <w:bottom w:val="nil"/>
            </w:tcBorders>
            <w:shd w:val="clear" w:color="auto" w:fill="auto"/>
          </w:tcPr>
          <w:p w14:paraId="5D5E6CE1" w14:textId="175009F9"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sz w:val="24"/>
              </w:rPr>
              <w:t>AuthRequest</w:t>
            </w:r>
          </w:p>
        </w:tc>
        <w:tc>
          <w:tcPr>
            <w:tcW w:w="2211" w:type="dxa"/>
            <w:tcBorders>
              <w:top w:val="nil"/>
              <w:bottom w:val="nil"/>
            </w:tcBorders>
            <w:shd w:val="clear" w:color="auto" w:fill="auto"/>
          </w:tcPr>
          <w:p w14:paraId="0A83CEB4" w14:textId="085A8A50"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tc>
      </w:tr>
      <w:tr w:rsidR="000958BE" w:rsidRPr="008D5312" w14:paraId="3DD59E17" w14:textId="77777777" w:rsidTr="00866B2C">
        <w:trPr>
          <w:trHeight w:val="383"/>
          <w:jc w:val="center"/>
        </w:trPr>
        <w:tc>
          <w:tcPr>
            <w:tcW w:w="2211" w:type="dxa"/>
            <w:tcBorders>
              <w:top w:val="nil"/>
            </w:tcBorders>
            <w:shd w:val="clear" w:color="auto" w:fill="auto"/>
          </w:tcPr>
          <w:p w14:paraId="283A0E8A" w14:textId="77777777" w:rsidR="000958BE"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4C7FDC7D" w14:textId="77777777" w:rsidR="000958BE"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21A36E70" w14:textId="14DBAB38" w:rsidR="000958BE" w:rsidRPr="008D5312" w:rsidRDefault="000958B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tc>
        <w:tc>
          <w:tcPr>
            <w:tcW w:w="2211" w:type="dxa"/>
            <w:tcBorders>
              <w:top w:val="nil"/>
            </w:tcBorders>
            <w:shd w:val="clear" w:color="auto" w:fill="auto"/>
          </w:tcPr>
          <w:p w14:paraId="538CDE6D" w14:textId="77777777"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OnQuery</w:t>
            </w:r>
          </w:p>
          <w:p w14:paraId="654A27E3" w14:textId="77777777"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OnFetchAll</w:t>
            </w:r>
          </w:p>
          <w:p w14:paraId="15D09289" w14:textId="6F31BD0C" w:rsidR="000958BE" w:rsidRPr="000958BE" w:rsidRDefault="000958BE" w:rsidP="00A0460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OnSearch</w:t>
            </w:r>
          </w:p>
        </w:tc>
        <w:tc>
          <w:tcPr>
            <w:tcW w:w="2211" w:type="dxa"/>
            <w:tcBorders>
              <w:top w:val="nil"/>
            </w:tcBorders>
            <w:shd w:val="clear" w:color="auto" w:fill="auto"/>
          </w:tcPr>
          <w:p w14:paraId="2012916F" w14:textId="70B3E50D"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ostRequest</w:t>
            </w:r>
          </w:p>
          <w:p w14:paraId="07D23E54" w14:textId="79BD1464"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p w14:paraId="7D924F0F" w14:textId="290CAC72"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tc>
        <w:tc>
          <w:tcPr>
            <w:tcW w:w="2211" w:type="dxa"/>
            <w:tcBorders>
              <w:top w:val="nil"/>
            </w:tcBorders>
            <w:shd w:val="clear" w:color="auto" w:fill="auto"/>
          </w:tcPr>
          <w:p w14:paraId="3D9B7593" w14:textId="29048128"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r w:rsidR="003F1833">
              <w:rPr>
                <w:rFonts w:ascii="Times New Roman" w:eastAsia="仿宋" w:hAnsi="Times New Roman" w:cs="Times New Roman"/>
                <w:sz w:val="24"/>
              </w:rPr>
              <w:t>Rely</w:t>
            </w:r>
          </w:p>
          <w:p w14:paraId="01574262" w14:textId="77777777"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p w14:paraId="70EFE29D" w14:textId="212D976A" w:rsidR="003F1833" w:rsidRPr="008D5312" w:rsidRDefault="003F1833" w:rsidP="00936D37">
            <w:pPr>
              <w:keepNext/>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tc>
      </w:tr>
    </w:tbl>
    <w:p w14:paraId="7FAFA9EC" w14:textId="38604F79" w:rsidR="000958BE" w:rsidRDefault="003F1833" w:rsidP="00AE6A7F">
      <w:pPr>
        <w:spacing w:line="300" w:lineRule="auto"/>
        <w:ind w:firstLineChars="200" w:firstLine="480"/>
        <w:rPr>
          <w:rFonts w:ascii="Times New Roman" w:eastAsia="仿宋" w:hAnsi="Times New Roman" w:cs="Times New Roman"/>
          <w:sz w:val="24"/>
          <w:szCs w:val="24"/>
        </w:rPr>
      </w:pPr>
      <w:bookmarkStart w:id="795" w:name="_Hlk101029090"/>
      <w:r>
        <w:rPr>
          <w:rFonts w:ascii="Times New Roman" w:eastAsia="仿宋" w:hAnsi="Times New Roman" w:cs="Times New Roman" w:hint="eastAsia"/>
          <w:sz w:val="24"/>
          <w:szCs w:val="24"/>
        </w:rPr>
        <w:t>A</w:t>
      </w:r>
      <w:r>
        <w:rPr>
          <w:rFonts w:ascii="Times New Roman" w:eastAsia="仿宋" w:hAnsi="Times New Roman" w:cs="Times New Roman"/>
          <w:sz w:val="24"/>
          <w:szCs w:val="24"/>
        </w:rPr>
        <w:t>uthenticate</w:t>
      </w:r>
      <w:bookmarkEnd w:id="795"/>
      <w:r>
        <w:rPr>
          <w:rFonts w:ascii="Times New Roman" w:eastAsia="仿宋" w:hAnsi="Times New Roman" w:cs="Times New Roman" w:hint="eastAsia"/>
          <w:sz w:val="24"/>
          <w:szCs w:val="24"/>
        </w:rPr>
        <w:t>涉及到的</w:t>
      </w:r>
      <w:r w:rsidR="00FE3865">
        <w:rPr>
          <w:rFonts w:ascii="Times New Roman" w:eastAsia="仿宋" w:hAnsi="Times New Roman" w:cs="Times New Roman" w:hint="eastAsia"/>
          <w:sz w:val="24"/>
          <w:szCs w:val="24"/>
        </w:rPr>
        <w:t>消息</w:t>
      </w:r>
      <w:r>
        <w:rPr>
          <w:rFonts w:ascii="Times New Roman" w:eastAsia="仿宋" w:hAnsi="Times New Roman" w:cs="Times New Roman" w:hint="eastAsia"/>
          <w:sz w:val="24"/>
          <w:szCs w:val="24"/>
        </w:rPr>
        <w:t>结构</w:t>
      </w:r>
      <w:r w:rsidR="005F5C56">
        <w:rPr>
          <w:rFonts w:ascii="Times New Roman" w:eastAsia="仿宋" w:hAnsi="Times New Roman" w:cs="Times New Roman" w:hint="eastAsia"/>
          <w:sz w:val="24"/>
          <w:szCs w:val="24"/>
        </w:rPr>
        <w:t>如表</w:t>
      </w:r>
      <w:r w:rsidR="005F5C56">
        <w:rPr>
          <w:rFonts w:ascii="Times New Roman" w:eastAsia="仿宋" w:hAnsi="Times New Roman" w:cs="Times New Roman" w:hint="eastAsia"/>
          <w:sz w:val="24"/>
          <w:szCs w:val="24"/>
        </w:rPr>
        <w:t>4</w:t>
      </w:r>
      <w:r w:rsidR="005F5C56">
        <w:rPr>
          <w:rFonts w:ascii="Times New Roman" w:eastAsia="仿宋" w:hAnsi="Times New Roman" w:cs="Times New Roman"/>
          <w:sz w:val="24"/>
          <w:szCs w:val="24"/>
        </w:rPr>
        <w:t>-2</w:t>
      </w:r>
      <w:r w:rsidR="005F5C56">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p>
    <w:p w14:paraId="3C78B1AA" w14:textId="06FBECCF" w:rsidR="003E6767" w:rsidRPr="003E6767" w:rsidRDefault="003E6767" w:rsidP="003E6767">
      <w:pPr>
        <w:pStyle w:val="a8"/>
        <w:keepNext/>
        <w:jc w:val="center"/>
        <w:rPr>
          <w:rFonts w:ascii="Times New Roman" w:eastAsia="宋体" w:hAnsi="Times New Roman" w:cs="Times New Roman"/>
          <w:sz w:val="18"/>
          <w:szCs w:val="18"/>
        </w:rPr>
      </w:pPr>
      <w:r w:rsidRPr="003E6767">
        <w:rPr>
          <w:rFonts w:ascii="宋体" w:eastAsia="宋体" w:hAnsi="宋体" w:hint="eastAsia"/>
          <w:sz w:val="18"/>
          <w:szCs w:val="18"/>
        </w:rPr>
        <w:t xml:space="preserve">表 </w:t>
      </w:r>
      <w:r>
        <w:rPr>
          <w:rFonts w:ascii="Times New Roman" w:eastAsia="宋体" w:hAnsi="Times New Roman" w:cs="Times New Roman"/>
          <w:sz w:val="18"/>
          <w:szCs w:val="18"/>
        </w:rPr>
        <w:t xml:space="preserve">4-2  </w:t>
      </w:r>
      <w:r w:rsidRPr="003E6767">
        <w:rPr>
          <w:rFonts w:ascii="Times New Roman" w:eastAsia="宋体" w:hAnsi="Times New Roman" w:cs="Times New Roman"/>
          <w:sz w:val="18"/>
          <w:szCs w:val="18"/>
        </w:rPr>
        <w:t>Authenticate</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消息结构</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967"/>
        <w:gridCol w:w="1878"/>
        <w:gridCol w:w="3208"/>
        <w:gridCol w:w="1803"/>
      </w:tblGrid>
      <w:tr w:rsidR="00CC7149" w:rsidRPr="00244FC0" w14:paraId="5B2191F4" w14:textId="77777777" w:rsidTr="0031261A">
        <w:trPr>
          <w:trHeight w:val="383"/>
          <w:jc w:val="center"/>
        </w:trPr>
        <w:tc>
          <w:tcPr>
            <w:tcW w:w="1967" w:type="dxa"/>
            <w:tcBorders>
              <w:bottom w:val="single" w:sz="4" w:space="0" w:color="auto"/>
            </w:tcBorders>
            <w:shd w:val="clear" w:color="auto" w:fill="FFFFFF" w:themeFill="background1"/>
          </w:tcPr>
          <w:p w14:paraId="572F3CF2" w14:textId="37E44B32" w:rsidR="003F1833" w:rsidRPr="003E6767" w:rsidRDefault="003E6767" w:rsidP="00A04608">
            <w:pPr>
              <w:spacing w:line="300" w:lineRule="auto"/>
              <w:jc w:val="left"/>
              <w:rPr>
                <w:rFonts w:ascii="Times New Roman" w:eastAsia="仿宋" w:hAnsi="Times New Roman" w:cs="Times New Roman"/>
                <w:b/>
                <w:bCs/>
                <w:sz w:val="24"/>
              </w:rPr>
            </w:pPr>
            <w:r w:rsidRPr="003E6767">
              <w:rPr>
                <w:rFonts w:ascii="Times New Roman" w:eastAsia="仿宋" w:hAnsi="Times New Roman" w:cs="Times New Roman"/>
                <w:b/>
                <w:bCs/>
                <w:sz w:val="24"/>
              </w:rPr>
              <w:t>Schema</w:t>
            </w:r>
          </w:p>
        </w:tc>
        <w:tc>
          <w:tcPr>
            <w:tcW w:w="1878" w:type="dxa"/>
            <w:tcBorders>
              <w:bottom w:val="single" w:sz="4" w:space="0" w:color="auto"/>
            </w:tcBorders>
            <w:shd w:val="clear" w:color="auto" w:fill="FFFFFF" w:themeFill="background1"/>
          </w:tcPr>
          <w:p w14:paraId="4A41EEC6" w14:textId="27286AF2" w:rsidR="003F1833" w:rsidRPr="003E6767" w:rsidRDefault="003E6767" w:rsidP="00A04608">
            <w:pPr>
              <w:spacing w:line="300" w:lineRule="auto"/>
              <w:rPr>
                <w:rFonts w:ascii="Times New Roman" w:eastAsia="仿宋" w:hAnsi="Times New Roman" w:cs="Times New Roman"/>
                <w:b/>
                <w:bCs/>
                <w:sz w:val="24"/>
              </w:rPr>
            </w:pPr>
            <w:r w:rsidRPr="003E6767">
              <w:rPr>
                <w:rFonts w:ascii="Times New Roman" w:eastAsia="仿宋" w:hAnsi="Times New Roman" w:cs="Times New Roman"/>
                <w:b/>
                <w:bCs/>
                <w:sz w:val="24"/>
              </w:rPr>
              <w:t>Type</w:t>
            </w:r>
          </w:p>
        </w:tc>
        <w:tc>
          <w:tcPr>
            <w:tcW w:w="3208" w:type="dxa"/>
            <w:tcBorders>
              <w:bottom w:val="single" w:sz="4" w:space="0" w:color="auto"/>
            </w:tcBorders>
            <w:shd w:val="clear" w:color="auto" w:fill="FFFFFF" w:themeFill="background1"/>
          </w:tcPr>
          <w:p w14:paraId="5E71FA1E" w14:textId="7D6A4C86" w:rsidR="003F1833" w:rsidRPr="003E6767" w:rsidRDefault="00295FFB" w:rsidP="00A04608">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b/>
                <w:bCs/>
                <w:sz w:val="24"/>
              </w:rPr>
              <w:t>Name</w:t>
            </w:r>
          </w:p>
        </w:tc>
        <w:tc>
          <w:tcPr>
            <w:tcW w:w="1803" w:type="dxa"/>
            <w:tcBorders>
              <w:bottom w:val="single" w:sz="4" w:space="0" w:color="auto"/>
            </w:tcBorders>
            <w:shd w:val="clear" w:color="auto" w:fill="FFFFFF" w:themeFill="background1"/>
          </w:tcPr>
          <w:p w14:paraId="55954915" w14:textId="69AD634D" w:rsidR="003F1833" w:rsidRPr="003E6767" w:rsidRDefault="003E6767" w:rsidP="00A04608">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Encode</w:t>
            </w:r>
          </w:p>
        </w:tc>
      </w:tr>
      <w:tr w:rsidR="00CC7149" w:rsidRPr="008D5312" w14:paraId="4222C355" w14:textId="77777777" w:rsidTr="0031261A">
        <w:trPr>
          <w:trHeight w:val="383"/>
          <w:jc w:val="center"/>
        </w:trPr>
        <w:tc>
          <w:tcPr>
            <w:tcW w:w="1967" w:type="dxa"/>
            <w:tcBorders>
              <w:bottom w:val="nil"/>
            </w:tcBorders>
            <w:shd w:val="clear" w:color="auto" w:fill="auto"/>
          </w:tcPr>
          <w:p w14:paraId="31E929FD" w14:textId="66A9E02C" w:rsidR="003F1833" w:rsidRPr="008D5312" w:rsidRDefault="003F1833"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1878" w:type="dxa"/>
            <w:tcBorders>
              <w:bottom w:val="nil"/>
            </w:tcBorders>
            <w:shd w:val="clear" w:color="auto" w:fill="auto"/>
          </w:tcPr>
          <w:p w14:paraId="58FC9B69" w14:textId="19533949" w:rsidR="003F1833" w:rsidRPr="00D13413" w:rsidRDefault="00D13413" w:rsidP="00A04608">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3208" w:type="dxa"/>
            <w:tcBorders>
              <w:bottom w:val="nil"/>
            </w:tcBorders>
            <w:shd w:val="clear" w:color="auto" w:fill="auto"/>
          </w:tcPr>
          <w:p w14:paraId="6DE2F670" w14:textId="5DCBED42" w:rsidR="003F1833" w:rsidRPr="008D5312" w:rsidRDefault="00D13413" w:rsidP="00227AA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name</w:t>
            </w:r>
          </w:p>
        </w:tc>
        <w:tc>
          <w:tcPr>
            <w:tcW w:w="1803" w:type="dxa"/>
            <w:tcBorders>
              <w:bottom w:val="nil"/>
            </w:tcBorders>
            <w:shd w:val="clear" w:color="auto" w:fill="auto"/>
          </w:tcPr>
          <w:p w14:paraId="37152B16" w14:textId="3CD32390" w:rsidR="003F1833" w:rsidRPr="008D5312" w:rsidRDefault="00D13413"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31261A" w:rsidRPr="008D5312" w14:paraId="193F8B77" w14:textId="77777777" w:rsidTr="0031261A">
        <w:trPr>
          <w:trHeight w:val="383"/>
          <w:jc w:val="center"/>
        </w:trPr>
        <w:tc>
          <w:tcPr>
            <w:tcW w:w="1967" w:type="dxa"/>
            <w:tcBorders>
              <w:top w:val="nil"/>
              <w:bottom w:val="nil"/>
            </w:tcBorders>
            <w:shd w:val="clear" w:color="auto" w:fill="auto"/>
          </w:tcPr>
          <w:p w14:paraId="61807DB5" w14:textId="2441619C" w:rsidR="0031261A" w:rsidRDefault="0031261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1878" w:type="dxa"/>
            <w:tcBorders>
              <w:top w:val="nil"/>
              <w:bottom w:val="nil"/>
            </w:tcBorders>
            <w:shd w:val="clear" w:color="auto" w:fill="auto"/>
          </w:tcPr>
          <w:p w14:paraId="19637567" w14:textId="452716B3" w:rsidR="0031261A" w:rsidRPr="00D13413" w:rsidRDefault="0031261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3208" w:type="dxa"/>
            <w:tcBorders>
              <w:top w:val="nil"/>
              <w:bottom w:val="nil"/>
            </w:tcBorders>
            <w:shd w:val="clear" w:color="auto" w:fill="auto"/>
          </w:tcPr>
          <w:p w14:paraId="179BB26F" w14:textId="7DB32EAE" w:rsidR="0031261A" w:rsidRDefault="0031261A"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assword</w:t>
            </w:r>
          </w:p>
        </w:tc>
        <w:tc>
          <w:tcPr>
            <w:tcW w:w="1803" w:type="dxa"/>
            <w:tcBorders>
              <w:top w:val="nil"/>
              <w:bottom w:val="nil"/>
            </w:tcBorders>
            <w:shd w:val="clear" w:color="auto" w:fill="auto"/>
          </w:tcPr>
          <w:p w14:paraId="4B1900C6" w14:textId="5E12C36B" w:rsidR="0031261A" w:rsidRDefault="0031261A"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31261A" w:rsidRPr="008D5312" w14:paraId="304C29DE" w14:textId="77777777" w:rsidTr="0031261A">
        <w:trPr>
          <w:trHeight w:val="383"/>
          <w:jc w:val="center"/>
        </w:trPr>
        <w:tc>
          <w:tcPr>
            <w:tcW w:w="1967" w:type="dxa"/>
            <w:tcBorders>
              <w:top w:val="nil"/>
              <w:bottom w:val="nil"/>
            </w:tcBorders>
            <w:shd w:val="clear" w:color="auto" w:fill="auto"/>
          </w:tcPr>
          <w:p w14:paraId="776512DC" w14:textId="58328636" w:rsidR="0031261A" w:rsidRDefault="0031261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tc>
        <w:tc>
          <w:tcPr>
            <w:tcW w:w="1878" w:type="dxa"/>
            <w:tcBorders>
              <w:top w:val="nil"/>
              <w:bottom w:val="nil"/>
            </w:tcBorders>
            <w:shd w:val="clear" w:color="auto" w:fill="auto"/>
          </w:tcPr>
          <w:p w14:paraId="7B917409" w14:textId="78B55702" w:rsidR="0031261A" w:rsidRDefault="0031261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3208" w:type="dxa"/>
            <w:tcBorders>
              <w:top w:val="nil"/>
              <w:bottom w:val="nil"/>
            </w:tcBorders>
            <w:shd w:val="clear" w:color="auto" w:fill="auto"/>
          </w:tcPr>
          <w:p w14:paraId="161D6FB0" w14:textId="32348342" w:rsidR="0031261A" w:rsidRDefault="0031261A"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uccess</w:t>
            </w:r>
          </w:p>
        </w:tc>
        <w:tc>
          <w:tcPr>
            <w:tcW w:w="1803" w:type="dxa"/>
            <w:tcBorders>
              <w:top w:val="nil"/>
              <w:bottom w:val="nil"/>
            </w:tcBorders>
            <w:shd w:val="clear" w:color="auto" w:fill="auto"/>
          </w:tcPr>
          <w:p w14:paraId="02527481" w14:textId="239C5531" w:rsidR="0031261A" w:rsidRDefault="0031261A"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31261A" w:rsidRPr="008D5312" w14:paraId="61D5D51A" w14:textId="77777777" w:rsidTr="0031261A">
        <w:trPr>
          <w:trHeight w:val="383"/>
          <w:jc w:val="center"/>
        </w:trPr>
        <w:tc>
          <w:tcPr>
            <w:tcW w:w="1967" w:type="dxa"/>
            <w:tcBorders>
              <w:top w:val="nil"/>
              <w:bottom w:val="nil"/>
            </w:tcBorders>
            <w:shd w:val="clear" w:color="auto" w:fill="auto"/>
          </w:tcPr>
          <w:p w14:paraId="446D4506" w14:textId="19644DA3" w:rsidR="0031261A"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w:t>
            </w:r>
            <w:r>
              <w:rPr>
                <w:rFonts w:ascii="Times New Roman" w:eastAsia="仿宋" w:hAnsi="Times New Roman" w:cs="Times New Roman" w:hint="eastAsia"/>
                <w:sz w:val="24"/>
              </w:rPr>
              <w:t>e</w:t>
            </w:r>
            <w:r>
              <w:rPr>
                <w:rFonts w:ascii="Times New Roman" w:eastAsia="仿宋" w:hAnsi="Times New Roman" w:cs="Times New Roman"/>
                <w:sz w:val="24"/>
              </w:rPr>
              <w:t>ply</w:t>
            </w:r>
          </w:p>
        </w:tc>
        <w:tc>
          <w:tcPr>
            <w:tcW w:w="1878" w:type="dxa"/>
            <w:tcBorders>
              <w:top w:val="nil"/>
              <w:bottom w:val="nil"/>
            </w:tcBorders>
            <w:shd w:val="clear" w:color="auto" w:fill="auto"/>
          </w:tcPr>
          <w:p w14:paraId="2EFDE16E" w14:textId="7EE99666" w:rsidR="0031261A"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3208" w:type="dxa"/>
            <w:tcBorders>
              <w:top w:val="nil"/>
              <w:bottom w:val="nil"/>
            </w:tcBorders>
            <w:shd w:val="clear" w:color="auto" w:fill="auto"/>
          </w:tcPr>
          <w:p w14:paraId="5CBE022A" w14:textId="3C5E5655" w:rsidR="0031261A"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error[optional]</w:t>
            </w:r>
          </w:p>
        </w:tc>
        <w:tc>
          <w:tcPr>
            <w:tcW w:w="1803" w:type="dxa"/>
            <w:tcBorders>
              <w:top w:val="nil"/>
              <w:bottom w:val="nil"/>
            </w:tcBorders>
            <w:shd w:val="clear" w:color="auto" w:fill="auto"/>
          </w:tcPr>
          <w:p w14:paraId="0065F0DC" w14:textId="0A22BE3E" w:rsidR="0031261A" w:rsidRDefault="00AD30F2"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AD30F2" w:rsidRPr="008D5312" w14:paraId="6AD6940C" w14:textId="77777777" w:rsidTr="0031261A">
        <w:trPr>
          <w:trHeight w:val="383"/>
          <w:jc w:val="center"/>
        </w:trPr>
        <w:tc>
          <w:tcPr>
            <w:tcW w:w="1967" w:type="dxa"/>
            <w:tcBorders>
              <w:top w:val="nil"/>
              <w:bottom w:val="nil"/>
            </w:tcBorders>
            <w:shd w:val="clear" w:color="auto" w:fill="auto"/>
          </w:tcPr>
          <w:p w14:paraId="3752054F" w14:textId="0DC6689D"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60A27014" w14:textId="08C87D5D"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tc>
        <w:tc>
          <w:tcPr>
            <w:tcW w:w="3208" w:type="dxa"/>
            <w:tcBorders>
              <w:top w:val="nil"/>
              <w:bottom w:val="nil"/>
            </w:tcBorders>
            <w:shd w:val="clear" w:color="auto" w:fill="auto"/>
          </w:tcPr>
          <w:p w14:paraId="52B29AF0" w14:textId="7E8ABC62"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ISMATCHED_PASSWORD</w:t>
            </w:r>
          </w:p>
        </w:tc>
        <w:tc>
          <w:tcPr>
            <w:tcW w:w="1803" w:type="dxa"/>
            <w:tcBorders>
              <w:top w:val="nil"/>
              <w:bottom w:val="nil"/>
            </w:tcBorders>
            <w:shd w:val="clear" w:color="auto" w:fill="auto"/>
          </w:tcPr>
          <w:p w14:paraId="28EEC3B4" w14:textId="239C4F09"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0</w:t>
            </w:r>
          </w:p>
        </w:tc>
      </w:tr>
      <w:tr w:rsidR="00AD30F2" w:rsidRPr="008D5312" w14:paraId="4486A93B" w14:textId="77777777" w:rsidTr="0031261A">
        <w:trPr>
          <w:trHeight w:val="383"/>
          <w:jc w:val="center"/>
        </w:trPr>
        <w:tc>
          <w:tcPr>
            <w:tcW w:w="1967" w:type="dxa"/>
            <w:tcBorders>
              <w:top w:val="nil"/>
              <w:bottom w:val="nil"/>
            </w:tcBorders>
            <w:shd w:val="clear" w:color="auto" w:fill="auto"/>
          </w:tcPr>
          <w:p w14:paraId="7220AF22" w14:textId="3E81A0A0"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6AEBA243" w14:textId="4C43F870"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tc>
        <w:tc>
          <w:tcPr>
            <w:tcW w:w="3208" w:type="dxa"/>
            <w:tcBorders>
              <w:top w:val="nil"/>
              <w:bottom w:val="nil"/>
            </w:tcBorders>
            <w:shd w:val="clear" w:color="auto" w:fill="auto"/>
          </w:tcPr>
          <w:p w14:paraId="6CBCD3E8" w14:textId="3AF7FCB2"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ONEXISTENT_USER</w:t>
            </w:r>
          </w:p>
        </w:tc>
        <w:tc>
          <w:tcPr>
            <w:tcW w:w="1803" w:type="dxa"/>
            <w:tcBorders>
              <w:top w:val="nil"/>
              <w:bottom w:val="nil"/>
            </w:tcBorders>
            <w:shd w:val="clear" w:color="auto" w:fill="auto"/>
          </w:tcPr>
          <w:p w14:paraId="231A56F5" w14:textId="56A61C9E"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AD30F2" w:rsidRPr="008D5312" w14:paraId="2ECC0CC1" w14:textId="77777777" w:rsidTr="003423DA">
        <w:trPr>
          <w:trHeight w:val="383"/>
          <w:jc w:val="center"/>
        </w:trPr>
        <w:tc>
          <w:tcPr>
            <w:tcW w:w="1967" w:type="dxa"/>
            <w:tcBorders>
              <w:top w:val="nil"/>
              <w:bottom w:val="nil"/>
            </w:tcBorders>
            <w:shd w:val="clear" w:color="auto" w:fill="auto"/>
          </w:tcPr>
          <w:p w14:paraId="0D4FFAAD" w14:textId="3888D89D"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50506596" w14:textId="2D643150"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3208" w:type="dxa"/>
            <w:tcBorders>
              <w:top w:val="nil"/>
              <w:bottom w:val="nil"/>
            </w:tcBorders>
            <w:shd w:val="clear" w:color="auto" w:fill="auto"/>
          </w:tcPr>
          <w:p w14:paraId="375601CF" w14:textId="321AD279"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UPLICATE_NAME</w:t>
            </w:r>
          </w:p>
        </w:tc>
        <w:tc>
          <w:tcPr>
            <w:tcW w:w="1803" w:type="dxa"/>
            <w:tcBorders>
              <w:top w:val="nil"/>
              <w:bottom w:val="nil"/>
            </w:tcBorders>
            <w:shd w:val="clear" w:color="auto" w:fill="auto"/>
          </w:tcPr>
          <w:p w14:paraId="799045A0" w14:textId="4A09365C"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AD30F2" w:rsidRPr="008D5312" w14:paraId="469CD6B8" w14:textId="77777777" w:rsidTr="003423DA">
        <w:trPr>
          <w:trHeight w:val="383"/>
          <w:jc w:val="center"/>
        </w:trPr>
        <w:tc>
          <w:tcPr>
            <w:tcW w:w="1967" w:type="dxa"/>
            <w:tcBorders>
              <w:top w:val="nil"/>
              <w:bottom w:val="single" w:sz="4" w:space="0" w:color="auto"/>
            </w:tcBorders>
            <w:shd w:val="clear" w:color="auto" w:fill="auto"/>
          </w:tcPr>
          <w:p w14:paraId="31918C37" w14:textId="2B4B6AE1"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single" w:sz="4" w:space="0" w:color="auto"/>
            </w:tcBorders>
            <w:shd w:val="clear" w:color="auto" w:fill="auto"/>
          </w:tcPr>
          <w:p w14:paraId="37BCD939" w14:textId="576AB4C9" w:rsidR="00AD30F2" w:rsidRDefault="00AD30F2"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3208" w:type="dxa"/>
            <w:tcBorders>
              <w:top w:val="nil"/>
              <w:bottom w:val="single" w:sz="4" w:space="0" w:color="auto"/>
            </w:tcBorders>
            <w:shd w:val="clear" w:color="auto" w:fill="auto"/>
          </w:tcPr>
          <w:p w14:paraId="62E61EDF" w14:textId="1E294080"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1803" w:type="dxa"/>
            <w:tcBorders>
              <w:top w:val="nil"/>
              <w:bottom w:val="single" w:sz="4" w:space="0" w:color="auto"/>
            </w:tcBorders>
            <w:shd w:val="clear" w:color="auto" w:fill="auto"/>
          </w:tcPr>
          <w:p w14:paraId="313B2F93" w14:textId="2F9C3B27"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bl>
    <w:p w14:paraId="4507CC23" w14:textId="145D47F2" w:rsidR="003F1833" w:rsidRDefault="00CC7149" w:rsidP="00AE6A7F">
      <w:pPr>
        <w:spacing w:line="300" w:lineRule="auto"/>
        <w:ind w:firstLineChars="200" w:firstLine="480"/>
        <w:rPr>
          <w:rFonts w:ascii="Times New Roman" w:eastAsia="仿宋" w:hAnsi="Times New Roman" w:cs="Times New Roman"/>
          <w:sz w:val="24"/>
          <w:szCs w:val="24"/>
        </w:rPr>
      </w:pPr>
      <w:commentRangeStart w:id="796"/>
      <w:r>
        <w:rPr>
          <w:rFonts w:ascii="Times New Roman" w:eastAsia="仿宋" w:hAnsi="Times New Roman" w:cs="Times New Roman" w:hint="eastAsia"/>
          <w:sz w:val="24"/>
          <w:szCs w:val="24"/>
        </w:rPr>
        <w:t>P</w:t>
      </w:r>
      <w:r>
        <w:rPr>
          <w:rFonts w:ascii="Times New Roman" w:eastAsia="仿宋" w:hAnsi="Times New Roman" w:cs="Times New Roman"/>
          <w:sz w:val="24"/>
          <w:szCs w:val="24"/>
        </w:rPr>
        <w:t>ost</w:t>
      </w:r>
      <w:r>
        <w:rPr>
          <w:rFonts w:ascii="Times New Roman" w:eastAsia="仿宋" w:hAnsi="Times New Roman" w:cs="Times New Roman" w:hint="eastAsia"/>
          <w:sz w:val="24"/>
          <w:szCs w:val="24"/>
        </w:rPr>
        <w:t>涉及到</w:t>
      </w:r>
      <w:r w:rsidR="00FE3865">
        <w:rPr>
          <w:rFonts w:ascii="Times New Roman" w:eastAsia="仿宋" w:hAnsi="Times New Roman" w:cs="Times New Roman" w:hint="eastAsia"/>
          <w:sz w:val="24"/>
          <w:szCs w:val="24"/>
        </w:rPr>
        <w:t>的消息</w:t>
      </w:r>
      <w:r>
        <w:rPr>
          <w:rFonts w:ascii="Times New Roman" w:eastAsia="仿宋" w:hAnsi="Times New Roman" w:cs="Times New Roman" w:hint="eastAsia"/>
          <w:sz w:val="24"/>
          <w:szCs w:val="24"/>
        </w:rPr>
        <w:t>结构定义如</w:t>
      </w:r>
      <w:r w:rsidR="00BE64F6">
        <w:rPr>
          <w:rFonts w:ascii="Times New Roman" w:eastAsia="仿宋" w:hAnsi="Times New Roman" w:cs="Times New Roman" w:hint="eastAsia"/>
          <w:sz w:val="24"/>
          <w:szCs w:val="24"/>
        </w:rPr>
        <w:t>表</w:t>
      </w:r>
      <w:r w:rsidR="00BE64F6">
        <w:rPr>
          <w:rFonts w:ascii="Times New Roman" w:eastAsia="仿宋" w:hAnsi="Times New Roman" w:cs="Times New Roman" w:hint="eastAsia"/>
          <w:sz w:val="24"/>
          <w:szCs w:val="24"/>
        </w:rPr>
        <w:t>4</w:t>
      </w:r>
      <w:r w:rsidR="00BE64F6">
        <w:rPr>
          <w:rFonts w:ascii="Times New Roman" w:eastAsia="仿宋" w:hAnsi="Times New Roman" w:cs="Times New Roman"/>
          <w:sz w:val="24"/>
          <w:szCs w:val="24"/>
        </w:rPr>
        <w:t>-3</w:t>
      </w:r>
      <w:r w:rsidR="008800C2">
        <w:rPr>
          <w:rFonts w:ascii="Times New Roman" w:eastAsia="仿宋" w:hAnsi="Times New Roman" w:cs="Times New Roman" w:hint="eastAsia"/>
          <w:sz w:val="24"/>
          <w:szCs w:val="24"/>
        </w:rPr>
        <w:t>和表</w:t>
      </w:r>
      <w:r w:rsidR="008800C2">
        <w:rPr>
          <w:rFonts w:ascii="Times New Roman" w:eastAsia="仿宋" w:hAnsi="Times New Roman" w:cs="Times New Roman" w:hint="eastAsia"/>
          <w:sz w:val="24"/>
          <w:szCs w:val="24"/>
        </w:rPr>
        <w:t>4</w:t>
      </w:r>
      <w:r w:rsidR="008800C2">
        <w:rPr>
          <w:rFonts w:ascii="Times New Roman" w:eastAsia="仿宋" w:hAnsi="Times New Roman" w:cs="Times New Roman"/>
          <w:sz w:val="24"/>
          <w:szCs w:val="24"/>
        </w:rPr>
        <w:t>-4</w:t>
      </w:r>
      <w:r w:rsidR="00BE64F6">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commentRangeEnd w:id="796"/>
      <w:r w:rsidR="00642E9C">
        <w:rPr>
          <w:rStyle w:val="ad"/>
        </w:rPr>
        <w:commentReference w:id="796"/>
      </w:r>
    </w:p>
    <w:p w14:paraId="0887E184" w14:textId="42012C6A" w:rsidR="006966B6" w:rsidRPr="006966B6" w:rsidRDefault="006966B6" w:rsidP="006966B6">
      <w:pPr>
        <w:pStyle w:val="a8"/>
        <w:keepNext/>
        <w:jc w:val="center"/>
        <w:rPr>
          <w:rFonts w:ascii="Times New Roman" w:eastAsia="仿宋" w:hAnsi="Times New Roman" w:cs="Times New Roman"/>
          <w:b/>
          <w:bCs/>
          <w:sz w:val="24"/>
          <w:szCs w:val="22"/>
        </w:rPr>
      </w:pPr>
      <w:r w:rsidRPr="006966B6">
        <w:rPr>
          <w:rFonts w:ascii="宋体" w:eastAsia="宋体" w:hAnsi="宋体" w:hint="eastAsia"/>
          <w:sz w:val="18"/>
          <w:szCs w:val="18"/>
        </w:rPr>
        <w:t>表</w:t>
      </w:r>
      <w:r>
        <w:rPr>
          <w:rFonts w:ascii="宋体" w:eastAsia="宋体" w:hAnsi="宋体" w:hint="eastAsia"/>
          <w:sz w:val="18"/>
          <w:szCs w:val="18"/>
        </w:rPr>
        <w:t xml:space="preserve"> </w:t>
      </w:r>
      <w:r w:rsidRPr="006966B6">
        <w:rPr>
          <w:rFonts w:ascii="Times New Roman" w:eastAsia="宋体" w:hAnsi="Times New Roman" w:cs="Times New Roman"/>
          <w:sz w:val="18"/>
          <w:szCs w:val="18"/>
        </w:rPr>
        <w:t>4-3</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P</w:t>
      </w:r>
      <w:r>
        <w:rPr>
          <w:rFonts w:ascii="Times New Roman" w:eastAsia="宋体" w:hAnsi="Times New Roman" w:cs="Times New Roman"/>
          <w:sz w:val="18"/>
          <w:szCs w:val="18"/>
        </w:rPr>
        <w:t xml:space="preserve">ost </w:t>
      </w:r>
      <w:r>
        <w:rPr>
          <w:rFonts w:ascii="Times New Roman" w:eastAsia="宋体" w:hAnsi="Times New Roman" w:cs="Times New Roman" w:hint="eastAsia"/>
          <w:sz w:val="18"/>
          <w:szCs w:val="18"/>
        </w:rPr>
        <w:t>消息结构</w:t>
      </w:r>
      <w:r w:rsidR="00975D34">
        <w:rPr>
          <w:rFonts w:ascii="Times New Roman" w:eastAsia="宋体" w:hAnsi="Times New Roman" w:cs="Times New Roman" w:hint="eastAsia"/>
          <w:sz w:val="18"/>
          <w:szCs w:val="18"/>
        </w:rPr>
        <w:t>-</w:t>
      </w:r>
      <w:r w:rsidR="00975D34">
        <w:rPr>
          <w:rFonts w:ascii="Times New Roman" w:eastAsia="宋体" w:hAnsi="Times New Roman" w:cs="Times New Roman"/>
          <w:sz w:val="18"/>
          <w:szCs w:val="18"/>
        </w:rPr>
        <w:t>1</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08"/>
        <w:gridCol w:w="2106"/>
        <w:gridCol w:w="2590"/>
        <w:gridCol w:w="2052"/>
      </w:tblGrid>
      <w:tr w:rsidR="00DA5D6B" w:rsidRPr="00244FC0" w14:paraId="01DB6D5F" w14:textId="77777777" w:rsidTr="00314E6E">
        <w:trPr>
          <w:cantSplit/>
          <w:trHeight w:val="383"/>
          <w:tblHeader/>
          <w:jc w:val="center"/>
        </w:trPr>
        <w:tc>
          <w:tcPr>
            <w:tcW w:w="2108" w:type="dxa"/>
            <w:tcBorders>
              <w:bottom w:val="single" w:sz="4" w:space="0" w:color="auto"/>
            </w:tcBorders>
            <w:shd w:val="clear" w:color="auto" w:fill="FFFFFF" w:themeFill="background1"/>
          </w:tcPr>
          <w:p w14:paraId="720DBFE0" w14:textId="05AABBC8" w:rsidR="00DA5D6B" w:rsidRPr="00244FC0" w:rsidRDefault="00DA5D6B" w:rsidP="00DA5D6B">
            <w:pPr>
              <w:spacing w:line="300" w:lineRule="auto"/>
              <w:jc w:val="left"/>
              <w:rPr>
                <w:rFonts w:ascii="仿宋" w:eastAsia="仿宋" w:hAnsi="仿宋"/>
                <w:sz w:val="24"/>
              </w:rPr>
            </w:pPr>
            <w:r w:rsidRPr="003E6767">
              <w:rPr>
                <w:rFonts w:ascii="Times New Roman" w:eastAsia="仿宋" w:hAnsi="Times New Roman" w:cs="Times New Roman"/>
                <w:b/>
                <w:bCs/>
                <w:sz w:val="24"/>
              </w:rPr>
              <w:t>Schema</w:t>
            </w:r>
          </w:p>
        </w:tc>
        <w:tc>
          <w:tcPr>
            <w:tcW w:w="2106" w:type="dxa"/>
            <w:tcBorders>
              <w:bottom w:val="single" w:sz="4" w:space="0" w:color="auto"/>
            </w:tcBorders>
            <w:shd w:val="clear" w:color="auto" w:fill="FFFFFF" w:themeFill="background1"/>
          </w:tcPr>
          <w:p w14:paraId="1486F734" w14:textId="50959749" w:rsidR="00DA5D6B" w:rsidRPr="00244FC0" w:rsidRDefault="00DA5D6B" w:rsidP="00DA5D6B">
            <w:pPr>
              <w:spacing w:line="300" w:lineRule="auto"/>
              <w:rPr>
                <w:rFonts w:ascii="仿宋" w:eastAsia="仿宋" w:hAnsi="仿宋"/>
                <w:sz w:val="24"/>
              </w:rPr>
            </w:pPr>
            <w:r w:rsidRPr="003E6767">
              <w:rPr>
                <w:rFonts w:ascii="Times New Roman" w:eastAsia="仿宋" w:hAnsi="Times New Roman" w:cs="Times New Roman"/>
                <w:b/>
                <w:bCs/>
                <w:sz w:val="24"/>
              </w:rPr>
              <w:t>Type</w:t>
            </w:r>
          </w:p>
        </w:tc>
        <w:tc>
          <w:tcPr>
            <w:tcW w:w="2590" w:type="dxa"/>
            <w:tcBorders>
              <w:bottom w:val="single" w:sz="4" w:space="0" w:color="auto"/>
            </w:tcBorders>
            <w:shd w:val="clear" w:color="auto" w:fill="FFFFFF" w:themeFill="background1"/>
          </w:tcPr>
          <w:p w14:paraId="18C63F10" w14:textId="7E2A95F3" w:rsidR="00DA5D6B" w:rsidRPr="00244FC0" w:rsidRDefault="00DA375B" w:rsidP="00DA5D6B">
            <w:pPr>
              <w:spacing w:line="300" w:lineRule="auto"/>
              <w:jc w:val="center"/>
              <w:rPr>
                <w:rFonts w:ascii="仿宋" w:eastAsia="仿宋" w:hAnsi="仿宋"/>
                <w:sz w:val="24"/>
              </w:rPr>
            </w:pPr>
            <w:r>
              <w:rPr>
                <w:rFonts w:ascii="Times New Roman" w:eastAsia="仿宋" w:hAnsi="Times New Roman" w:cs="Times New Roman" w:hint="eastAsia"/>
                <w:b/>
                <w:bCs/>
                <w:sz w:val="24"/>
              </w:rPr>
              <w:t>N</w:t>
            </w:r>
            <w:r>
              <w:rPr>
                <w:rFonts w:ascii="Times New Roman" w:eastAsia="仿宋" w:hAnsi="Times New Roman" w:cs="Times New Roman"/>
                <w:b/>
                <w:bCs/>
                <w:sz w:val="24"/>
              </w:rPr>
              <w:t>ame</w:t>
            </w:r>
          </w:p>
        </w:tc>
        <w:tc>
          <w:tcPr>
            <w:tcW w:w="2052" w:type="dxa"/>
            <w:tcBorders>
              <w:bottom w:val="single" w:sz="4" w:space="0" w:color="auto"/>
            </w:tcBorders>
            <w:shd w:val="clear" w:color="auto" w:fill="FFFFFF" w:themeFill="background1"/>
          </w:tcPr>
          <w:p w14:paraId="086E12FF" w14:textId="78F65FCE" w:rsidR="00DA5D6B" w:rsidRPr="00244FC0" w:rsidRDefault="00DA5D6B" w:rsidP="00DA5D6B">
            <w:pPr>
              <w:spacing w:line="300" w:lineRule="auto"/>
              <w:jc w:val="center"/>
              <w:rPr>
                <w:rFonts w:ascii="仿宋" w:eastAsia="仿宋" w:hAnsi="仿宋"/>
                <w:sz w:val="24"/>
              </w:rPr>
            </w:pPr>
            <w:r w:rsidRPr="003E6767">
              <w:rPr>
                <w:rFonts w:ascii="Times New Roman" w:eastAsia="仿宋" w:hAnsi="Times New Roman" w:cs="Times New Roman"/>
                <w:b/>
                <w:bCs/>
                <w:sz w:val="24"/>
              </w:rPr>
              <w:t>Encode</w:t>
            </w:r>
          </w:p>
        </w:tc>
      </w:tr>
      <w:tr w:rsidR="00C50E91" w:rsidRPr="008D5312" w14:paraId="51FF36B5" w14:textId="77777777" w:rsidTr="00314E6E">
        <w:trPr>
          <w:cantSplit/>
          <w:trHeight w:val="383"/>
          <w:tblHeader/>
          <w:jc w:val="center"/>
        </w:trPr>
        <w:tc>
          <w:tcPr>
            <w:tcW w:w="2108" w:type="dxa"/>
            <w:tcBorders>
              <w:bottom w:val="nil"/>
            </w:tcBorders>
            <w:shd w:val="clear" w:color="auto" w:fill="auto"/>
          </w:tcPr>
          <w:p w14:paraId="59FF99D8" w14:textId="3932F933" w:rsidR="00CC7149" w:rsidRPr="008D5312" w:rsidRDefault="00CC7149"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Po</w:t>
            </w:r>
            <w:r>
              <w:rPr>
                <w:rFonts w:ascii="Times New Roman" w:eastAsia="仿宋" w:hAnsi="Times New Roman" w:cs="Times New Roman"/>
                <w:sz w:val="24"/>
              </w:rPr>
              <w:t>stRequest</w:t>
            </w:r>
          </w:p>
        </w:tc>
        <w:tc>
          <w:tcPr>
            <w:tcW w:w="2106" w:type="dxa"/>
            <w:tcBorders>
              <w:bottom w:val="nil"/>
            </w:tcBorders>
            <w:shd w:val="clear" w:color="auto" w:fill="auto"/>
          </w:tcPr>
          <w:p w14:paraId="3DBDE67D" w14:textId="77777777" w:rsidR="00CC7149" w:rsidRPr="00D13413" w:rsidRDefault="00CC7149" w:rsidP="00D76D26">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2590" w:type="dxa"/>
            <w:tcBorders>
              <w:bottom w:val="nil"/>
            </w:tcBorders>
            <w:shd w:val="clear" w:color="auto" w:fill="auto"/>
          </w:tcPr>
          <w:p w14:paraId="39400CEC" w14:textId="32F92997" w:rsidR="00CC7149" w:rsidRPr="008D5312" w:rsidRDefault="00CC7149"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d</w:t>
            </w:r>
          </w:p>
        </w:tc>
        <w:tc>
          <w:tcPr>
            <w:tcW w:w="2052" w:type="dxa"/>
            <w:tcBorders>
              <w:bottom w:val="nil"/>
            </w:tcBorders>
            <w:shd w:val="clear" w:color="auto" w:fill="auto"/>
          </w:tcPr>
          <w:p w14:paraId="693C8675" w14:textId="77777777" w:rsidR="00CC7149" w:rsidRPr="008D5312" w:rsidRDefault="00CC7149"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76ABEFE0" w14:textId="77777777" w:rsidTr="00314E6E">
        <w:trPr>
          <w:cantSplit/>
          <w:trHeight w:val="383"/>
          <w:tblHeader/>
          <w:jc w:val="center"/>
        </w:trPr>
        <w:tc>
          <w:tcPr>
            <w:tcW w:w="2108" w:type="dxa"/>
            <w:tcBorders>
              <w:top w:val="nil"/>
              <w:bottom w:val="nil"/>
            </w:tcBorders>
            <w:shd w:val="clear" w:color="auto" w:fill="auto"/>
          </w:tcPr>
          <w:p w14:paraId="507E0064" w14:textId="36ADAA11"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tc>
        <w:tc>
          <w:tcPr>
            <w:tcW w:w="2106" w:type="dxa"/>
            <w:tcBorders>
              <w:top w:val="nil"/>
              <w:bottom w:val="nil"/>
            </w:tcBorders>
            <w:shd w:val="clear" w:color="auto" w:fill="auto"/>
          </w:tcPr>
          <w:p w14:paraId="0CE1ECE0" w14:textId="33B2CA48"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590" w:type="dxa"/>
            <w:tcBorders>
              <w:top w:val="nil"/>
              <w:bottom w:val="nil"/>
            </w:tcBorders>
            <w:shd w:val="clear" w:color="auto" w:fill="auto"/>
          </w:tcPr>
          <w:p w14:paraId="5248FA1B" w14:textId="4FC1BF5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052" w:type="dxa"/>
            <w:tcBorders>
              <w:top w:val="nil"/>
              <w:bottom w:val="nil"/>
            </w:tcBorders>
            <w:shd w:val="clear" w:color="auto" w:fill="auto"/>
          </w:tcPr>
          <w:p w14:paraId="54AFC881" w14:textId="4BC64CD3"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r w:rsidR="0042612F" w:rsidRPr="008D5312" w14:paraId="7F820CA3" w14:textId="77777777" w:rsidTr="00314E6E">
        <w:trPr>
          <w:cantSplit/>
          <w:trHeight w:val="383"/>
          <w:tblHeader/>
          <w:jc w:val="center"/>
        </w:trPr>
        <w:tc>
          <w:tcPr>
            <w:tcW w:w="2108" w:type="dxa"/>
            <w:tcBorders>
              <w:top w:val="nil"/>
              <w:bottom w:val="nil"/>
            </w:tcBorders>
            <w:shd w:val="clear" w:color="auto" w:fill="auto"/>
          </w:tcPr>
          <w:p w14:paraId="3791D691" w14:textId="7F6A1D46"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tc>
        <w:tc>
          <w:tcPr>
            <w:tcW w:w="2106" w:type="dxa"/>
            <w:tcBorders>
              <w:top w:val="nil"/>
              <w:bottom w:val="nil"/>
            </w:tcBorders>
            <w:shd w:val="clear" w:color="auto" w:fill="auto"/>
          </w:tcPr>
          <w:p w14:paraId="70E13C8F" w14:textId="70C9965A"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tc>
        <w:tc>
          <w:tcPr>
            <w:tcW w:w="2590" w:type="dxa"/>
            <w:tcBorders>
              <w:top w:val="nil"/>
              <w:bottom w:val="nil"/>
            </w:tcBorders>
            <w:shd w:val="clear" w:color="auto" w:fill="auto"/>
          </w:tcPr>
          <w:p w14:paraId="0BDD2985" w14:textId="04974E7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Value</w:t>
            </w:r>
          </w:p>
        </w:tc>
        <w:tc>
          <w:tcPr>
            <w:tcW w:w="2052" w:type="dxa"/>
            <w:tcBorders>
              <w:top w:val="nil"/>
              <w:bottom w:val="nil"/>
            </w:tcBorders>
            <w:shd w:val="clear" w:color="auto" w:fill="auto"/>
          </w:tcPr>
          <w:p w14:paraId="3E8E98A0" w14:textId="3BAA80C7"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380088DA" w14:textId="77777777" w:rsidTr="00DA3F15">
        <w:trPr>
          <w:trHeight w:val="383"/>
          <w:tblHeader/>
          <w:jc w:val="center"/>
        </w:trPr>
        <w:tc>
          <w:tcPr>
            <w:tcW w:w="2108" w:type="dxa"/>
            <w:tcBorders>
              <w:top w:val="nil"/>
              <w:bottom w:val="nil"/>
            </w:tcBorders>
            <w:shd w:val="clear" w:color="auto" w:fill="auto"/>
          </w:tcPr>
          <w:p w14:paraId="5151171C" w14:textId="65395D33"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tc>
        <w:tc>
          <w:tcPr>
            <w:tcW w:w="2106" w:type="dxa"/>
            <w:tcBorders>
              <w:top w:val="nil"/>
              <w:bottom w:val="nil"/>
            </w:tcBorders>
            <w:shd w:val="clear" w:color="auto" w:fill="auto"/>
          </w:tcPr>
          <w:p w14:paraId="2EF05BFF" w14:textId="2CAE9A10"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590" w:type="dxa"/>
            <w:tcBorders>
              <w:top w:val="nil"/>
              <w:bottom w:val="nil"/>
            </w:tcBorders>
            <w:shd w:val="clear" w:color="auto" w:fill="auto"/>
          </w:tcPr>
          <w:p w14:paraId="560622C6" w14:textId="3764562D"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posts[repeated]</w:t>
            </w:r>
          </w:p>
        </w:tc>
        <w:tc>
          <w:tcPr>
            <w:tcW w:w="2052" w:type="dxa"/>
            <w:tcBorders>
              <w:top w:val="nil"/>
              <w:bottom w:val="nil"/>
            </w:tcBorders>
            <w:shd w:val="clear" w:color="auto" w:fill="auto"/>
          </w:tcPr>
          <w:p w14:paraId="4470D74D" w14:textId="6D062DCC"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63EB31D5" w14:textId="77777777" w:rsidTr="00DA3F15">
        <w:trPr>
          <w:trHeight w:val="383"/>
          <w:tblHeader/>
          <w:jc w:val="center"/>
        </w:trPr>
        <w:tc>
          <w:tcPr>
            <w:tcW w:w="2108" w:type="dxa"/>
            <w:tcBorders>
              <w:top w:val="nil"/>
              <w:bottom w:val="nil"/>
            </w:tcBorders>
            <w:shd w:val="clear" w:color="auto" w:fill="auto"/>
          </w:tcPr>
          <w:p w14:paraId="79D92107" w14:textId="6933B5DC"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106" w:type="dxa"/>
            <w:tcBorders>
              <w:top w:val="nil"/>
              <w:bottom w:val="nil"/>
            </w:tcBorders>
            <w:shd w:val="clear" w:color="auto" w:fill="auto"/>
          </w:tcPr>
          <w:p w14:paraId="19D4FF42" w14:textId="413165CE"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sz w:val="24"/>
              </w:rPr>
              <w:t>bool</w:t>
            </w:r>
          </w:p>
        </w:tc>
        <w:tc>
          <w:tcPr>
            <w:tcW w:w="2590" w:type="dxa"/>
            <w:tcBorders>
              <w:top w:val="nil"/>
              <w:bottom w:val="nil"/>
            </w:tcBorders>
            <w:shd w:val="clear" w:color="auto" w:fill="auto"/>
          </w:tcPr>
          <w:p w14:paraId="1B51483E" w14:textId="7AB1B802"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success</w:t>
            </w:r>
          </w:p>
        </w:tc>
        <w:tc>
          <w:tcPr>
            <w:tcW w:w="2052" w:type="dxa"/>
            <w:tcBorders>
              <w:top w:val="nil"/>
              <w:bottom w:val="nil"/>
            </w:tcBorders>
            <w:shd w:val="clear" w:color="auto" w:fill="auto"/>
          </w:tcPr>
          <w:p w14:paraId="184D2E05" w14:textId="65FC92D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01D0147F" w14:textId="77777777" w:rsidTr="00314E6E">
        <w:trPr>
          <w:cantSplit/>
          <w:trHeight w:val="383"/>
          <w:tblHeader/>
          <w:jc w:val="center"/>
        </w:trPr>
        <w:tc>
          <w:tcPr>
            <w:tcW w:w="2108" w:type="dxa"/>
            <w:tcBorders>
              <w:top w:val="nil"/>
              <w:bottom w:val="nil"/>
            </w:tcBorders>
            <w:shd w:val="clear" w:color="auto" w:fill="auto"/>
          </w:tcPr>
          <w:p w14:paraId="69E80EC5" w14:textId="43AC0A0F" w:rsidR="0042612F" w:rsidRDefault="00BF797D"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P</w:t>
            </w:r>
            <w:r>
              <w:rPr>
                <w:rFonts w:ascii="Times New Roman" w:eastAsia="仿宋" w:hAnsi="Times New Roman" w:cs="Times New Roman" w:hint="eastAsia"/>
                <w:sz w:val="24"/>
              </w:rPr>
              <w:t>o</w:t>
            </w:r>
            <w:r>
              <w:rPr>
                <w:rFonts w:ascii="Times New Roman" w:eastAsia="仿宋" w:hAnsi="Times New Roman" w:cs="Times New Roman"/>
                <w:sz w:val="24"/>
              </w:rPr>
              <w:t>stReply</w:t>
            </w:r>
          </w:p>
        </w:tc>
        <w:tc>
          <w:tcPr>
            <w:tcW w:w="2106" w:type="dxa"/>
            <w:tcBorders>
              <w:top w:val="nil"/>
              <w:bottom w:val="nil"/>
            </w:tcBorders>
            <w:shd w:val="clear" w:color="auto" w:fill="auto"/>
          </w:tcPr>
          <w:p w14:paraId="068B922F" w14:textId="7CC2D440"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590" w:type="dxa"/>
            <w:tcBorders>
              <w:top w:val="nil"/>
              <w:bottom w:val="nil"/>
            </w:tcBorders>
            <w:shd w:val="clear" w:color="auto" w:fill="auto"/>
          </w:tcPr>
          <w:p w14:paraId="3373B6CB" w14:textId="37C427E6"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content[optional]</w:t>
            </w:r>
          </w:p>
        </w:tc>
        <w:tc>
          <w:tcPr>
            <w:tcW w:w="2052" w:type="dxa"/>
            <w:tcBorders>
              <w:top w:val="nil"/>
              <w:bottom w:val="nil"/>
            </w:tcBorders>
            <w:shd w:val="clear" w:color="auto" w:fill="auto"/>
          </w:tcPr>
          <w:p w14:paraId="7938598B" w14:textId="7B3B793E"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42612F" w:rsidRPr="008D5312" w14:paraId="0B5D5DF5" w14:textId="77777777" w:rsidTr="00314E6E">
        <w:trPr>
          <w:cantSplit/>
          <w:trHeight w:val="383"/>
          <w:tblHeader/>
          <w:jc w:val="center"/>
        </w:trPr>
        <w:tc>
          <w:tcPr>
            <w:tcW w:w="2108" w:type="dxa"/>
            <w:tcBorders>
              <w:top w:val="nil"/>
              <w:bottom w:val="nil"/>
            </w:tcBorders>
            <w:shd w:val="clear" w:color="auto" w:fill="auto"/>
          </w:tcPr>
          <w:p w14:paraId="69C109A1" w14:textId="71B13543" w:rsidR="0042612F" w:rsidRDefault="00BB09C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106" w:type="dxa"/>
            <w:tcBorders>
              <w:top w:val="nil"/>
              <w:bottom w:val="nil"/>
            </w:tcBorders>
            <w:shd w:val="clear" w:color="auto" w:fill="auto"/>
          </w:tcPr>
          <w:p w14:paraId="2D9B4D44" w14:textId="15A28A0D" w:rsidR="0042612F" w:rsidRPr="00D13413" w:rsidRDefault="00BB09CE"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590" w:type="dxa"/>
            <w:tcBorders>
              <w:top w:val="nil"/>
              <w:bottom w:val="nil"/>
            </w:tcBorders>
            <w:shd w:val="clear" w:color="auto" w:fill="auto"/>
          </w:tcPr>
          <w:p w14:paraId="39EFF322" w14:textId="1C840B6F"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error[optional]</w:t>
            </w:r>
          </w:p>
        </w:tc>
        <w:tc>
          <w:tcPr>
            <w:tcW w:w="2052" w:type="dxa"/>
            <w:tcBorders>
              <w:top w:val="nil"/>
              <w:bottom w:val="nil"/>
            </w:tcBorders>
            <w:shd w:val="clear" w:color="auto" w:fill="auto"/>
          </w:tcPr>
          <w:p w14:paraId="454F397E" w14:textId="10B763F0"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r w:rsidR="0042612F" w:rsidRPr="008D5312" w14:paraId="1650A6F6" w14:textId="77777777" w:rsidTr="00314E6E">
        <w:trPr>
          <w:cantSplit/>
          <w:trHeight w:val="383"/>
          <w:tblHeader/>
          <w:jc w:val="center"/>
        </w:trPr>
        <w:tc>
          <w:tcPr>
            <w:tcW w:w="2108" w:type="dxa"/>
            <w:tcBorders>
              <w:top w:val="nil"/>
              <w:bottom w:val="nil"/>
            </w:tcBorders>
            <w:shd w:val="clear" w:color="auto" w:fill="auto"/>
          </w:tcPr>
          <w:p w14:paraId="7DCF6EA5" w14:textId="3ED22934" w:rsidR="0042612F" w:rsidRDefault="00BB09C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19D4B11F" w14:textId="6E921AD1" w:rsidR="0042612F" w:rsidRPr="00D13413" w:rsidRDefault="00BB09CE" w:rsidP="00D76D26">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tc>
        <w:tc>
          <w:tcPr>
            <w:tcW w:w="2590" w:type="dxa"/>
            <w:tcBorders>
              <w:top w:val="nil"/>
              <w:bottom w:val="nil"/>
            </w:tcBorders>
            <w:shd w:val="clear" w:color="auto" w:fill="auto"/>
          </w:tcPr>
          <w:p w14:paraId="0F9BAB6F" w14:textId="20CA488D"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id</w:t>
            </w:r>
          </w:p>
        </w:tc>
        <w:tc>
          <w:tcPr>
            <w:tcW w:w="2052" w:type="dxa"/>
            <w:tcBorders>
              <w:top w:val="nil"/>
              <w:bottom w:val="nil"/>
            </w:tcBorders>
            <w:shd w:val="clear" w:color="auto" w:fill="auto"/>
          </w:tcPr>
          <w:p w14:paraId="620C8B80" w14:textId="5ABFFFED"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311C22C8" w14:textId="77777777" w:rsidTr="00314E6E">
        <w:trPr>
          <w:cantSplit/>
          <w:trHeight w:val="383"/>
          <w:tblHeader/>
          <w:jc w:val="center"/>
        </w:trPr>
        <w:tc>
          <w:tcPr>
            <w:tcW w:w="2108" w:type="dxa"/>
            <w:tcBorders>
              <w:top w:val="nil"/>
              <w:bottom w:val="nil"/>
            </w:tcBorders>
            <w:shd w:val="clear" w:color="auto" w:fill="auto"/>
          </w:tcPr>
          <w:p w14:paraId="16016F12" w14:textId="768C7BAD" w:rsidR="0042612F" w:rsidRDefault="00BB09CE"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500EB0EC" w14:textId="54976D66" w:rsidR="0042612F" w:rsidRPr="00D13413" w:rsidRDefault="00BB09CE"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5EA62E17" w14:textId="7D7774FB"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name</w:t>
            </w:r>
          </w:p>
        </w:tc>
        <w:tc>
          <w:tcPr>
            <w:tcW w:w="2052" w:type="dxa"/>
            <w:tcBorders>
              <w:top w:val="nil"/>
              <w:bottom w:val="nil"/>
            </w:tcBorders>
            <w:shd w:val="clear" w:color="auto" w:fill="auto"/>
          </w:tcPr>
          <w:p w14:paraId="284318D3" w14:textId="726EE5F8"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42612F" w:rsidRPr="008D5312" w14:paraId="48C9B725" w14:textId="77777777" w:rsidTr="00314E6E">
        <w:trPr>
          <w:cantSplit/>
          <w:trHeight w:val="383"/>
          <w:tblHeader/>
          <w:jc w:val="center"/>
        </w:trPr>
        <w:tc>
          <w:tcPr>
            <w:tcW w:w="2108" w:type="dxa"/>
            <w:tcBorders>
              <w:top w:val="nil"/>
              <w:bottom w:val="nil"/>
            </w:tcBorders>
            <w:shd w:val="clear" w:color="auto" w:fill="auto"/>
          </w:tcPr>
          <w:p w14:paraId="3A9B8DC6" w14:textId="4CC2BE46" w:rsidR="0042612F" w:rsidRDefault="00AA2C54"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7C9AC85B" w14:textId="5FA4E529" w:rsidR="0042612F" w:rsidRPr="00D13413" w:rsidRDefault="00AA2C54"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59054CAF" w14:textId="6B70B5DA" w:rsidR="0042612F" w:rsidRDefault="00AA2C54"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2052" w:type="dxa"/>
            <w:tcBorders>
              <w:top w:val="nil"/>
              <w:bottom w:val="nil"/>
            </w:tcBorders>
            <w:shd w:val="clear" w:color="auto" w:fill="auto"/>
          </w:tcPr>
          <w:p w14:paraId="3B5BB8B4" w14:textId="5DFD5BC3" w:rsidR="0042612F" w:rsidRDefault="00AA2C54"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r w:rsidR="0042612F" w:rsidRPr="008D5312" w14:paraId="268EF814" w14:textId="77777777" w:rsidTr="00DA3F15">
        <w:trPr>
          <w:cantSplit/>
          <w:trHeight w:val="383"/>
          <w:tblHeader/>
          <w:jc w:val="center"/>
        </w:trPr>
        <w:tc>
          <w:tcPr>
            <w:tcW w:w="2108" w:type="dxa"/>
            <w:tcBorders>
              <w:top w:val="nil"/>
              <w:bottom w:val="nil"/>
            </w:tcBorders>
            <w:shd w:val="clear" w:color="auto" w:fill="auto"/>
          </w:tcPr>
          <w:p w14:paraId="2E6C5CC0" w14:textId="7A6BB1A9" w:rsidR="0042612F" w:rsidRDefault="00AA2C54"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0E2F0992" w14:textId="61FF590A" w:rsidR="0042612F" w:rsidRPr="00D13413" w:rsidRDefault="00AA2C54"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3D8ED505" w14:textId="56FCA46B" w:rsidR="0042612F" w:rsidRDefault="00AA2C54"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escr</w:t>
            </w:r>
          </w:p>
        </w:tc>
        <w:tc>
          <w:tcPr>
            <w:tcW w:w="2052" w:type="dxa"/>
            <w:tcBorders>
              <w:top w:val="nil"/>
              <w:bottom w:val="nil"/>
            </w:tcBorders>
            <w:shd w:val="clear" w:color="auto" w:fill="auto"/>
          </w:tcPr>
          <w:p w14:paraId="2B8EF663" w14:textId="73777028" w:rsidR="0042612F" w:rsidRDefault="002819A5"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4</w:t>
            </w:r>
          </w:p>
        </w:tc>
      </w:tr>
      <w:tr w:rsidR="0042612F" w:rsidRPr="008D5312" w14:paraId="2386C065" w14:textId="77777777" w:rsidTr="00DA3F15">
        <w:trPr>
          <w:cantSplit/>
          <w:trHeight w:val="383"/>
          <w:tblHeader/>
          <w:jc w:val="center"/>
        </w:trPr>
        <w:tc>
          <w:tcPr>
            <w:tcW w:w="2108" w:type="dxa"/>
            <w:tcBorders>
              <w:top w:val="nil"/>
              <w:bottom w:val="single" w:sz="4" w:space="0" w:color="auto"/>
            </w:tcBorders>
            <w:shd w:val="clear" w:color="auto" w:fill="auto"/>
          </w:tcPr>
          <w:p w14:paraId="4A1B39D9" w14:textId="3A00788C" w:rsidR="0042612F" w:rsidRDefault="002819A5"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single" w:sz="4" w:space="0" w:color="auto"/>
            </w:tcBorders>
            <w:shd w:val="clear" w:color="auto" w:fill="auto"/>
          </w:tcPr>
          <w:p w14:paraId="11871493" w14:textId="210E8B8A" w:rsidR="0042612F" w:rsidRPr="00D13413" w:rsidRDefault="002819A5"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single" w:sz="4" w:space="0" w:color="auto"/>
            </w:tcBorders>
            <w:shd w:val="clear" w:color="auto" w:fill="auto"/>
          </w:tcPr>
          <w:p w14:paraId="062CFD9C" w14:textId="0363B35E" w:rsidR="0042612F" w:rsidRDefault="002819A5"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2052" w:type="dxa"/>
            <w:tcBorders>
              <w:top w:val="nil"/>
              <w:bottom w:val="single" w:sz="4" w:space="0" w:color="auto"/>
            </w:tcBorders>
            <w:shd w:val="clear" w:color="auto" w:fill="auto"/>
          </w:tcPr>
          <w:p w14:paraId="0709F19D" w14:textId="22E4CC81" w:rsidR="0042612F" w:rsidRDefault="002819A5"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5</w:t>
            </w:r>
          </w:p>
        </w:tc>
      </w:tr>
    </w:tbl>
    <w:p w14:paraId="41FEDA6C" w14:textId="30F08C0F" w:rsidR="00305AA1" w:rsidRPr="00975D34" w:rsidRDefault="00305AA1" w:rsidP="00975D34">
      <w:pPr>
        <w:pStyle w:val="a8"/>
        <w:keepNext/>
        <w:jc w:val="center"/>
        <w:rPr>
          <w:rFonts w:ascii="宋体" w:eastAsia="宋体" w:hAnsi="宋体"/>
          <w:sz w:val="18"/>
          <w:szCs w:val="18"/>
        </w:rPr>
      </w:pPr>
      <w:r w:rsidRPr="00975D34">
        <w:rPr>
          <w:rFonts w:ascii="宋体" w:eastAsia="宋体" w:hAnsi="宋体" w:hint="eastAsia"/>
          <w:sz w:val="18"/>
          <w:szCs w:val="18"/>
        </w:rPr>
        <w:lastRenderedPageBreak/>
        <w:t>表</w:t>
      </w:r>
      <w:r w:rsidR="00975D34">
        <w:rPr>
          <w:rFonts w:ascii="宋体" w:eastAsia="宋体" w:hAnsi="宋体" w:hint="eastAsia"/>
          <w:sz w:val="18"/>
          <w:szCs w:val="18"/>
        </w:rPr>
        <w:t xml:space="preserve"> </w:t>
      </w:r>
      <w:r w:rsidR="00975D34" w:rsidRPr="00975D34">
        <w:rPr>
          <w:rFonts w:ascii="Times New Roman" w:eastAsia="宋体" w:hAnsi="Times New Roman" w:cs="Times New Roman"/>
          <w:sz w:val="18"/>
          <w:szCs w:val="18"/>
        </w:rPr>
        <w:t xml:space="preserve">4-4 </w:t>
      </w:r>
      <w:r w:rsidR="00A16C02">
        <w:rPr>
          <w:rFonts w:ascii="Times New Roman" w:eastAsia="宋体" w:hAnsi="Times New Roman" w:cs="Times New Roman"/>
          <w:sz w:val="18"/>
          <w:szCs w:val="18"/>
        </w:rPr>
        <w:t xml:space="preserve">Post </w:t>
      </w:r>
      <w:r w:rsidR="00A16C02">
        <w:rPr>
          <w:rFonts w:ascii="Times New Roman" w:eastAsia="宋体" w:hAnsi="Times New Roman" w:cs="Times New Roman" w:hint="eastAsia"/>
          <w:sz w:val="18"/>
          <w:szCs w:val="18"/>
        </w:rPr>
        <w:t>消息结构</w:t>
      </w:r>
      <w:r w:rsidR="00A16C02">
        <w:rPr>
          <w:rFonts w:ascii="Times New Roman" w:eastAsia="宋体" w:hAnsi="Times New Roman" w:cs="Times New Roman" w:hint="eastAsia"/>
          <w:sz w:val="18"/>
          <w:szCs w:val="18"/>
        </w:rPr>
        <w:t>-</w:t>
      </w:r>
      <w:r w:rsidR="00A16C02">
        <w:rPr>
          <w:rFonts w:ascii="Times New Roman" w:eastAsia="宋体" w:hAnsi="Times New Roman" w:cs="Times New Roman"/>
          <w:sz w:val="18"/>
          <w:szCs w:val="18"/>
        </w:rPr>
        <w:t>2</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08"/>
        <w:gridCol w:w="2106"/>
        <w:gridCol w:w="2590"/>
        <w:gridCol w:w="2052"/>
      </w:tblGrid>
      <w:tr w:rsidR="00DA3F15" w:rsidRPr="00244FC0" w14:paraId="6934F84C" w14:textId="77777777" w:rsidTr="00DA3F15">
        <w:trPr>
          <w:cantSplit/>
          <w:trHeight w:val="383"/>
          <w:tblHeader/>
          <w:jc w:val="center"/>
        </w:trPr>
        <w:tc>
          <w:tcPr>
            <w:tcW w:w="2108" w:type="dxa"/>
            <w:tcBorders>
              <w:bottom w:val="single" w:sz="4" w:space="0" w:color="auto"/>
            </w:tcBorders>
            <w:shd w:val="clear" w:color="auto" w:fill="FFFFFF" w:themeFill="background1"/>
          </w:tcPr>
          <w:p w14:paraId="33E06286" w14:textId="77777777" w:rsidR="00DA3F15" w:rsidRPr="00244FC0" w:rsidRDefault="00DA3F15" w:rsidP="00A04608">
            <w:pPr>
              <w:spacing w:line="300" w:lineRule="auto"/>
              <w:jc w:val="left"/>
              <w:rPr>
                <w:rFonts w:ascii="仿宋" w:eastAsia="仿宋" w:hAnsi="仿宋"/>
                <w:sz w:val="24"/>
              </w:rPr>
            </w:pPr>
            <w:r w:rsidRPr="003E6767">
              <w:rPr>
                <w:rFonts w:ascii="Times New Roman" w:eastAsia="仿宋" w:hAnsi="Times New Roman" w:cs="Times New Roman"/>
                <w:b/>
                <w:bCs/>
                <w:sz w:val="24"/>
              </w:rPr>
              <w:t>Schema</w:t>
            </w:r>
          </w:p>
        </w:tc>
        <w:tc>
          <w:tcPr>
            <w:tcW w:w="2106" w:type="dxa"/>
            <w:tcBorders>
              <w:bottom w:val="single" w:sz="4" w:space="0" w:color="auto"/>
            </w:tcBorders>
            <w:shd w:val="clear" w:color="auto" w:fill="FFFFFF" w:themeFill="background1"/>
          </w:tcPr>
          <w:p w14:paraId="4230806D" w14:textId="77777777" w:rsidR="00DA3F15" w:rsidRPr="00244FC0" w:rsidRDefault="00DA3F15" w:rsidP="00A04608">
            <w:pPr>
              <w:spacing w:line="300" w:lineRule="auto"/>
              <w:rPr>
                <w:rFonts w:ascii="仿宋" w:eastAsia="仿宋" w:hAnsi="仿宋"/>
                <w:sz w:val="24"/>
              </w:rPr>
            </w:pPr>
            <w:r w:rsidRPr="003E6767">
              <w:rPr>
                <w:rFonts w:ascii="Times New Roman" w:eastAsia="仿宋" w:hAnsi="Times New Roman" w:cs="Times New Roman"/>
                <w:b/>
                <w:bCs/>
                <w:sz w:val="24"/>
              </w:rPr>
              <w:t>Type</w:t>
            </w:r>
          </w:p>
        </w:tc>
        <w:tc>
          <w:tcPr>
            <w:tcW w:w="2590" w:type="dxa"/>
            <w:tcBorders>
              <w:bottom w:val="single" w:sz="4" w:space="0" w:color="auto"/>
            </w:tcBorders>
            <w:shd w:val="clear" w:color="auto" w:fill="FFFFFF" w:themeFill="background1"/>
          </w:tcPr>
          <w:p w14:paraId="59BBB5F4" w14:textId="69205483" w:rsidR="00DA3F15" w:rsidRPr="00244FC0" w:rsidRDefault="00BB0ADF" w:rsidP="00A04608">
            <w:pPr>
              <w:spacing w:line="300" w:lineRule="auto"/>
              <w:jc w:val="center"/>
              <w:rPr>
                <w:rFonts w:ascii="仿宋" w:eastAsia="仿宋" w:hAnsi="仿宋"/>
                <w:sz w:val="24"/>
              </w:rPr>
            </w:pPr>
            <w:r>
              <w:rPr>
                <w:rFonts w:ascii="Times New Roman" w:eastAsia="仿宋" w:hAnsi="Times New Roman" w:cs="Times New Roman"/>
                <w:b/>
                <w:bCs/>
                <w:sz w:val="24"/>
              </w:rPr>
              <w:t>Name</w:t>
            </w:r>
          </w:p>
        </w:tc>
        <w:tc>
          <w:tcPr>
            <w:tcW w:w="2052" w:type="dxa"/>
            <w:tcBorders>
              <w:bottom w:val="single" w:sz="4" w:space="0" w:color="auto"/>
            </w:tcBorders>
            <w:shd w:val="clear" w:color="auto" w:fill="FFFFFF" w:themeFill="background1"/>
          </w:tcPr>
          <w:p w14:paraId="1140421C" w14:textId="77777777" w:rsidR="00DA3F15" w:rsidRPr="00244FC0" w:rsidRDefault="00DA3F15" w:rsidP="00A04608">
            <w:pPr>
              <w:spacing w:line="300" w:lineRule="auto"/>
              <w:jc w:val="center"/>
              <w:rPr>
                <w:rFonts w:ascii="仿宋" w:eastAsia="仿宋" w:hAnsi="仿宋"/>
                <w:sz w:val="24"/>
              </w:rPr>
            </w:pPr>
            <w:r w:rsidRPr="003E6767">
              <w:rPr>
                <w:rFonts w:ascii="Times New Roman" w:eastAsia="仿宋" w:hAnsi="Times New Roman" w:cs="Times New Roman"/>
                <w:b/>
                <w:bCs/>
                <w:sz w:val="24"/>
              </w:rPr>
              <w:t>Encode</w:t>
            </w:r>
          </w:p>
        </w:tc>
      </w:tr>
      <w:tr w:rsidR="00DA3F15" w:rsidRPr="00244FC0" w14:paraId="2B53ACFB" w14:textId="77777777" w:rsidTr="00DA3F15">
        <w:trPr>
          <w:cantSplit/>
          <w:trHeight w:val="383"/>
          <w:tblHeader/>
          <w:jc w:val="center"/>
        </w:trPr>
        <w:tc>
          <w:tcPr>
            <w:tcW w:w="2108" w:type="dxa"/>
            <w:tcBorders>
              <w:top w:val="single" w:sz="4" w:space="0" w:color="auto"/>
              <w:bottom w:val="nil"/>
            </w:tcBorders>
            <w:shd w:val="clear" w:color="auto" w:fill="FFFFFF" w:themeFill="background1"/>
          </w:tcPr>
          <w:p w14:paraId="631013B1" w14:textId="08631370"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single" w:sz="4" w:space="0" w:color="auto"/>
              <w:bottom w:val="nil"/>
            </w:tcBorders>
            <w:shd w:val="clear" w:color="auto" w:fill="FFFFFF" w:themeFill="background1"/>
          </w:tcPr>
          <w:p w14:paraId="7AD05227" w14:textId="5BED71B3"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single" w:sz="4" w:space="0" w:color="auto"/>
              <w:bottom w:val="nil"/>
            </w:tcBorders>
            <w:shd w:val="clear" w:color="auto" w:fill="FFFFFF" w:themeFill="background1"/>
          </w:tcPr>
          <w:p w14:paraId="24EC8EBE" w14:textId="3F2FBAD7"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2052" w:type="dxa"/>
            <w:tcBorders>
              <w:top w:val="single" w:sz="4" w:space="0" w:color="auto"/>
              <w:bottom w:val="nil"/>
            </w:tcBorders>
            <w:shd w:val="clear" w:color="auto" w:fill="FFFFFF" w:themeFill="background1"/>
          </w:tcPr>
          <w:p w14:paraId="222CCA25" w14:textId="251FA9A4"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6</w:t>
            </w:r>
          </w:p>
        </w:tc>
      </w:tr>
      <w:tr w:rsidR="00DA3F15" w:rsidRPr="00244FC0" w14:paraId="32B6F08D" w14:textId="77777777" w:rsidTr="00DA3F15">
        <w:trPr>
          <w:cantSplit/>
          <w:trHeight w:val="383"/>
          <w:tblHeader/>
          <w:jc w:val="center"/>
        </w:trPr>
        <w:tc>
          <w:tcPr>
            <w:tcW w:w="2108" w:type="dxa"/>
            <w:tcBorders>
              <w:top w:val="nil"/>
              <w:bottom w:val="nil"/>
            </w:tcBorders>
            <w:shd w:val="clear" w:color="auto" w:fill="FFFFFF" w:themeFill="background1"/>
          </w:tcPr>
          <w:p w14:paraId="715B4CB4" w14:textId="4ABBC2C2"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nil"/>
            </w:tcBorders>
            <w:shd w:val="clear" w:color="auto" w:fill="FFFFFF" w:themeFill="background1"/>
          </w:tcPr>
          <w:p w14:paraId="569A7B4B" w14:textId="202B5F93"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nil"/>
            </w:tcBorders>
            <w:shd w:val="clear" w:color="auto" w:fill="FFFFFF" w:themeFill="background1"/>
          </w:tcPr>
          <w:p w14:paraId="7F78C748" w14:textId="3AFE4EBD"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ONEXISTENT_POST</w:t>
            </w:r>
          </w:p>
        </w:tc>
        <w:tc>
          <w:tcPr>
            <w:tcW w:w="2052" w:type="dxa"/>
            <w:tcBorders>
              <w:top w:val="nil"/>
              <w:bottom w:val="nil"/>
            </w:tcBorders>
            <w:shd w:val="clear" w:color="auto" w:fill="FFFFFF" w:themeFill="background1"/>
          </w:tcPr>
          <w:p w14:paraId="57820998" w14:textId="491F7550"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0</w:t>
            </w:r>
          </w:p>
        </w:tc>
      </w:tr>
      <w:tr w:rsidR="00DA3F15" w:rsidRPr="00244FC0" w14:paraId="71B70509" w14:textId="77777777" w:rsidTr="009F62F3">
        <w:trPr>
          <w:cantSplit/>
          <w:trHeight w:val="383"/>
          <w:tblHeader/>
          <w:jc w:val="center"/>
        </w:trPr>
        <w:tc>
          <w:tcPr>
            <w:tcW w:w="2108" w:type="dxa"/>
            <w:tcBorders>
              <w:top w:val="nil"/>
              <w:bottom w:val="nil"/>
            </w:tcBorders>
            <w:shd w:val="clear" w:color="auto" w:fill="FFFFFF" w:themeFill="background1"/>
          </w:tcPr>
          <w:p w14:paraId="66C08BCB" w14:textId="56E450EF"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nil"/>
            </w:tcBorders>
            <w:shd w:val="clear" w:color="auto" w:fill="FFFFFF" w:themeFill="background1"/>
          </w:tcPr>
          <w:p w14:paraId="03BFC57D" w14:textId="1001B69F"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nil"/>
            </w:tcBorders>
            <w:shd w:val="clear" w:color="auto" w:fill="FFFFFF" w:themeFill="background1"/>
          </w:tcPr>
          <w:p w14:paraId="6F07FE9C" w14:textId="2CC7A46A"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NVALID_POST_ID</w:t>
            </w:r>
          </w:p>
        </w:tc>
        <w:tc>
          <w:tcPr>
            <w:tcW w:w="2052" w:type="dxa"/>
            <w:tcBorders>
              <w:top w:val="nil"/>
              <w:bottom w:val="nil"/>
            </w:tcBorders>
            <w:shd w:val="clear" w:color="auto" w:fill="FFFFFF" w:themeFill="background1"/>
          </w:tcPr>
          <w:p w14:paraId="20BF9B56" w14:textId="01FB4842"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1</w:t>
            </w:r>
          </w:p>
        </w:tc>
      </w:tr>
      <w:tr w:rsidR="00DA3F15" w:rsidRPr="00244FC0" w14:paraId="7A9D9E3D" w14:textId="77777777" w:rsidTr="009F62F3">
        <w:trPr>
          <w:cantSplit/>
          <w:trHeight w:val="383"/>
          <w:tblHeader/>
          <w:jc w:val="center"/>
        </w:trPr>
        <w:tc>
          <w:tcPr>
            <w:tcW w:w="2108" w:type="dxa"/>
            <w:tcBorders>
              <w:top w:val="nil"/>
              <w:bottom w:val="single" w:sz="4" w:space="0" w:color="auto"/>
            </w:tcBorders>
            <w:shd w:val="clear" w:color="auto" w:fill="FFFFFF" w:themeFill="background1"/>
          </w:tcPr>
          <w:p w14:paraId="066AFF3F" w14:textId="200FC5F9"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single" w:sz="4" w:space="0" w:color="auto"/>
            </w:tcBorders>
            <w:shd w:val="clear" w:color="auto" w:fill="FFFFFF" w:themeFill="background1"/>
          </w:tcPr>
          <w:p w14:paraId="51CEB7C7" w14:textId="182AAB91"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single" w:sz="4" w:space="0" w:color="auto"/>
            </w:tcBorders>
            <w:shd w:val="clear" w:color="auto" w:fill="FFFFFF" w:themeFill="background1"/>
          </w:tcPr>
          <w:p w14:paraId="026D275C" w14:textId="38049672"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2052" w:type="dxa"/>
            <w:tcBorders>
              <w:top w:val="nil"/>
              <w:bottom w:val="single" w:sz="4" w:space="0" w:color="auto"/>
            </w:tcBorders>
            <w:shd w:val="clear" w:color="auto" w:fill="FFFFFF" w:themeFill="background1"/>
          </w:tcPr>
          <w:p w14:paraId="308BB4A3" w14:textId="230C52CE"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2</w:t>
            </w:r>
          </w:p>
        </w:tc>
      </w:tr>
    </w:tbl>
    <w:p w14:paraId="6A0192BC" w14:textId="77777777" w:rsidR="00DA3F15" w:rsidRDefault="00DA3F15" w:rsidP="00F62030">
      <w:pPr>
        <w:spacing w:line="300" w:lineRule="auto"/>
        <w:rPr>
          <w:rFonts w:ascii="宋体" w:eastAsia="宋体" w:hAnsi="宋体"/>
          <w:sz w:val="24"/>
          <w:szCs w:val="24"/>
        </w:rPr>
      </w:pPr>
    </w:p>
    <w:p w14:paraId="33A75FD2" w14:textId="551691F1" w:rsidR="004760FB" w:rsidRDefault="00931871" w:rsidP="00F62030">
      <w:pPr>
        <w:spacing w:line="300" w:lineRule="auto"/>
        <w:rPr>
          <w:rFonts w:ascii="宋体" w:eastAsia="宋体" w:hAnsi="宋体"/>
          <w:sz w:val="24"/>
          <w:szCs w:val="24"/>
        </w:rPr>
      </w:pPr>
      <w:r w:rsidRPr="00AB4A11">
        <w:rPr>
          <w:rFonts w:ascii="宋体" w:eastAsia="宋体" w:hAnsi="宋体" w:hint="eastAsia"/>
          <w:sz w:val="24"/>
          <w:szCs w:val="24"/>
        </w:rPr>
        <w:t>（</w:t>
      </w:r>
      <w:r w:rsidRPr="007E0634">
        <w:rPr>
          <w:rFonts w:ascii="Times New Roman" w:eastAsia="宋体" w:hAnsi="Times New Roman" w:cs="Times New Roman"/>
          <w:sz w:val="24"/>
          <w:szCs w:val="24"/>
        </w:rPr>
        <w:t>2</w:t>
      </w:r>
      <w:r w:rsidRPr="00AB4A11">
        <w:rPr>
          <w:rFonts w:ascii="宋体" w:eastAsia="宋体" w:hAnsi="宋体" w:hint="eastAsia"/>
          <w:sz w:val="24"/>
          <w:szCs w:val="24"/>
        </w:rPr>
        <w:t>）</w:t>
      </w:r>
      <w:r w:rsidR="00DC6100" w:rsidRPr="00105A0F">
        <w:rPr>
          <w:rFonts w:ascii="Times New Roman" w:eastAsia="宋体" w:hAnsi="Times New Roman" w:cs="Times New Roman"/>
          <w:sz w:val="24"/>
          <w:szCs w:val="24"/>
        </w:rPr>
        <w:t>MySQL</w:t>
      </w:r>
      <w:r w:rsidR="00DC6100">
        <w:rPr>
          <w:rFonts w:ascii="宋体" w:eastAsia="宋体" w:hAnsi="宋体" w:hint="eastAsia"/>
          <w:sz w:val="24"/>
          <w:szCs w:val="24"/>
        </w:rPr>
        <w:t>表的设计</w:t>
      </w:r>
    </w:p>
    <w:p w14:paraId="257344BF" w14:textId="2CA8555F" w:rsidR="00892CAA" w:rsidRDefault="00F62030" w:rsidP="00844173">
      <w:pPr>
        <w:spacing w:line="300" w:lineRule="auto"/>
        <w:ind w:firstLineChars="200" w:firstLine="480"/>
        <w:rPr>
          <w:rFonts w:ascii="仿宋" w:eastAsia="仿宋" w:hAnsi="仿宋"/>
          <w:sz w:val="24"/>
          <w:szCs w:val="24"/>
        </w:rPr>
      </w:pPr>
      <w:r w:rsidRPr="00F62030">
        <w:rPr>
          <w:rFonts w:ascii="仿宋" w:eastAsia="仿宋" w:hAnsi="仿宋" w:hint="eastAsia"/>
          <w:sz w:val="24"/>
          <w:szCs w:val="24"/>
        </w:rPr>
        <w:t>用户表</w:t>
      </w:r>
      <w:r w:rsidR="00244FC0">
        <w:rPr>
          <w:rFonts w:ascii="仿宋" w:eastAsia="仿宋" w:hAnsi="仿宋" w:hint="eastAsia"/>
          <w:sz w:val="24"/>
          <w:szCs w:val="24"/>
        </w:rPr>
        <w:t>的结构如</w:t>
      </w:r>
      <w:r w:rsidR="00C23122">
        <w:rPr>
          <w:rFonts w:ascii="仿宋" w:eastAsia="仿宋" w:hAnsi="仿宋" w:hint="eastAsia"/>
          <w:sz w:val="24"/>
          <w:szCs w:val="24"/>
        </w:rPr>
        <w:t>表</w:t>
      </w:r>
      <w:r w:rsidR="00C23122" w:rsidRPr="00966221">
        <w:rPr>
          <w:rFonts w:ascii="Times New Roman" w:eastAsia="仿宋" w:hAnsi="Times New Roman" w:cs="Times New Roman"/>
          <w:sz w:val="24"/>
          <w:szCs w:val="24"/>
        </w:rPr>
        <w:t>4-</w:t>
      </w:r>
      <w:r w:rsidR="00FC79BA">
        <w:rPr>
          <w:rFonts w:ascii="Times New Roman" w:eastAsia="仿宋" w:hAnsi="Times New Roman" w:cs="Times New Roman"/>
          <w:sz w:val="24"/>
          <w:szCs w:val="24"/>
        </w:rPr>
        <w:t>5</w:t>
      </w:r>
      <w:r w:rsidR="00C23122">
        <w:rPr>
          <w:rFonts w:ascii="仿宋" w:eastAsia="仿宋" w:hAnsi="仿宋" w:hint="eastAsia"/>
          <w:sz w:val="24"/>
          <w:szCs w:val="24"/>
        </w:rPr>
        <w:t>所示</w:t>
      </w:r>
      <w:r w:rsidR="00244FC0">
        <w:rPr>
          <w:rFonts w:ascii="仿宋" w:eastAsia="仿宋" w:hAnsi="仿宋" w:hint="eastAsia"/>
          <w:sz w:val="24"/>
          <w:szCs w:val="24"/>
        </w:rPr>
        <w:t>：</w:t>
      </w:r>
    </w:p>
    <w:p w14:paraId="19BF7AB4" w14:textId="68BCBADC" w:rsidR="008E62BB" w:rsidRPr="008E62BB" w:rsidRDefault="008E62BB" w:rsidP="008E62BB">
      <w:pPr>
        <w:pStyle w:val="a8"/>
        <w:keepNext/>
        <w:jc w:val="center"/>
        <w:rPr>
          <w:rFonts w:ascii="宋体" w:eastAsia="宋体" w:hAnsi="宋体"/>
          <w:sz w:val="18"/>
          <w:szCs w:val="18"/>
        </w:rPr>
      </w:pPr>
      <w:r w:rsidRPr="008E62BB">
        <w:rPr>
          <w:rFonts w:ascii="宋体" w:eastAsia="宋体" w:hAnsi="宋体" w:hint="eastAsia"/>
          <w:sz w:val="18"/>
          <w:szCs w:val="18"/>
        </w:rPr>
        <w:t>表</w:t>
      </w:r>
      <w:r>
        <w:rPr>
          <w:rFonts w:ascii="宋体" w:eastAsia="宋体" w:hAnsi="宋体" w:hint="eastAsia"/>
          <w:sz w:val="18"/>
          <w:szCs w:val="18"/>
        </w:rPr>
        <w:t xml:space="preserve"> </w:t>
      </w:r>
      <w:r w:rsidRPr="008E62BB">
        <w:rPr>
          <w:rFonts w:ascii="Times New Roman" w:eastAsia="宋体" w:hAnsi="Times New Roman" w:cs="Times New Roman"/>
          <w:sz w:val="18"/>
          <w:szCs w:val="18"/>
        </w:rPr>
        <w:t>4-</w:t>
      </w:r>
      <w:r w:rsidR="005E77BD">
        <w:rPr>
          <w:rFonts w:ascii="Times New Roman" w:eastAsia="宋体" w:hAnsi="Times New Roman" w:cs="Times New Roman"/>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用户表</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20"/>
        <w:gridCol w:w="2120"/>
        <w:gridCol w:w="2120"/>
        <w:gridCol w:w="2399"/>
      </w:tblGrid>
      <w:tr w:rsidR="00244FC0" w:rsidRPr="00925DA7" w14:paraId="4270A2D1" w14:textId="77777777" w:rsidTr="00A6279E">
        <w:trPr>
          <w:trHeight w:val="383"/>
          <w:jc w:val="center"/>
        </w:trPr>
        <w:tc>
          <w:tcPr>
            <w:tcW w:w="2120" w:type="dxa"/>
            <w:tcBorders>
              <w:bottom w:val="single" w:sz="4" w:space="0" w:color="auto"/>
            </w:tcBorders>
            <w:shd w:val="clear" w:color="auto" w:fill="FFFFFF" w:themeFill="background1"/>
          </w:tcPr>
          <w:p w14:paraId="4AB3C16B" w14:textId="77777777" w:rsidR="00244FC0" w:rsidRPr="00C87A84" w:rsidRDefault="00244FC0" w:rsidP="008D5312">
            <w:pPr>
              <w:spacing w:line="300" w:lineRule="auto"/>
              <w:jc w:val="left"/>
              <w:rPr>
                <w:rFonts w:ascii="仿宋" w:eastAsia="仿宋" w:hAnsi="仿宋"/>
                <w:b/>
                <w:bCs/>
                <w:sz w:val="24"/>
              </w:rPr>
            </w:pPr>
            <w:r w:rsidRPr="00C87A84">
              <w:rPr>
                <w:rFonts w:ascii="仿宋" w:eastAsia="仿宋" w:hAnsi="仿宋" w:hint="eastAsia"/>
                <w:b/>
                <w:bCs/>
                <w:sz w:val="24"/>
              </w:rPr>
              <w:t>字段名</w:t>
            </w:r>
          </w:p>
        </w:tc>
        <w:tc>
          <w:tcPr>
            <w:tcW w:w="2120" w:type="dxa"/>
            <w:tcBorders>
              <w:bottom w:val="single" w:sz="4" w:space="0" w:color="auto"/>
            </w:tcBorders>
            <w:shd w:val="clear" w:color="auto" w:fill="FFFFFF" w:themeFill="background1"/>
          </w:tcPr>
          <w:p w14:paraId="6D0FF12C" w14:textId="77777777" w:rsidR="00244FC0" w:rsidRPr="00C87A84" w:rsidRDefault="00244FC0" w:rsidP="00244FC0">
            <w:pPr>
              <w:spacing w:line="300" w:lineRule="auto"/>
              <w:rPr>
                <w:rFonts w:ascii="仿宋" w:eastAsia="仿宋" w:hAnsi="仿宋"/>
                <w:b/>
                <w:bCs/>
                <w:sz w:val="24"/>
              </w:rPr>
            </w:pPr>
            <w:r w:rsidRPr="00C87A84">
              <w:rPr>
                <w:rFonts w:ascii="仿宋" w:eastAsia="仿宋" w:hAnsi="仿宋" w:hint="eastAsia"/>
                <w:b/>
                <w:bCs/>
                <w:sz w:val="24"/>
              </w:rPr>
              <w:t>含义属性</w:t>
            </w:r>
          </w:p>
        </w:tc>
        <w:tc>
          <w:tcPr>
            <w:tcW w:w="2120" w:type="dxa"/>
            <w:tcBorders>
              <w:bottom w:val="single" w:sz="4" w:space="0" w:color="auto"/>
            </w:tcBorders>
            <w:shd w:val="clear" w:color="auto" w:fill="FFFFFF" w:themeFill="background1"/>
          </w:tcPr>
          <w:p w14:paraId="17A413E2" w14:textId="77777777" w:rsidR="00244FC0" w:rsidRPr="00C87A84" w:rsidRDefault="00244FC0" w:rsidP="008D5312">
            <w:pPr>
              <w:spacing w:line="300" w:lineRule="auto"/>
              <w:jc w:val="center"/>
              <w:rPr>
                <w:rFonts w:ascii="仿宋" w:eastAsia="仿宋" w:hAnsi="仿宋"/>
                <w:b/>
                <w:bCs/>
                <w:sz w:val="24"/>
              </w:rPr>
            </w:pPr>
            <w:r w:rsidRPr="00C87A84">
              <w:rPr>
                <w:rFonts w:ascii="仿宋" w:eastAsia="仿宋" w:hAnsi="仿宋" w:hint="eastAsia"/>
                <w:b/>
                <w:bCs/>
                <w:sz w:val="24"/>
              </w:rPr>
              <w:t>类型</w:t>
            </w:r>
          </w:p>
        </w:tc>
        <w:tc>
          <w:tcPr>
            <w:tcW w:w="2121" w:type="dxa"/>
            <w:tcBorders>
              <w:bottom w:val="single" w:sz="4" w:space="0" w:color="auto"/>
            </w:tcBorders>
            <w:shd w:val="clear" w:color="auto" w:fill="FFFFFF" w:themeFill="background1"/>
          </w:tcPr>
          <w:p w14:paraId="0C9B71FD" w14:textId="504FEFD2" w:rsidR="00244FC0" w:rsidRPr="00C87A84" w:rsidRDefault="00E26C9F" w:rsidP="00A04608">
            <w:pPr>
              <w:spacing w:line="300" w:lineRule="auto"/>
              <w:jc w:val="center"/>
              <w:rPr>
                <w:rFonts w:ascii="仿宋" w:eastAsia="仿宋" w:hAnsi="仿宋"/>
                <w:b/>
                <w:bCs/>
                <w:sz w:val="24"/>
              </w:rPr>
            </w:pPr>
            <w:r w:rsidRPr="00C87A84">
              <w:rPr>
                <w:rFonts w:ascii="仿宋" w:eastAsia="仿宋" w:hAnsi="仿宋" w:hint="eastAsia"/>
                <w:b/>
                <w:bCs/>
                <w:sz w:val="24"/>
              </w:rPr>
              <w:t>备注</w:t>
            </w:r>
          </w:p>
        </w:tc>
      </w:tr>
      <w:tr w:rsidR="00244FC0" w:rsidRPr="00925DA7" w14:paraId="7EBC0141" w14:textId="77777777" w:rsidTr="00A6279E">
        <w:trPr>
          <w:trHeight w:val="383"/>
          <w:jc w:val="center"/>
        </w:trPr>
        <w:tc>
          <w:tcPr>
            <w:tcW w:w="2120" w:type="dxa"/>
            <w:tcBorders>
              <w:bottom w:val="nil"/>
            </w:tcBorders>
            <w:shd w:val="clear" w:color="auto" w:fill="auto"/>
          </w:tcPr>
          <w:p w14:paraId="762316B2" w14:textId="7F46CBAE"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2120" w:type="dxa"/>
            <w:tcBorders>
              <w:bottom w:val="nil"/>
            </w:tcBorders>
            <w:shd w:val="clear" w:color="auto" w:fill="auto"/>
          </w:tcPr>
          <w:p w14:paraId="3B2AA4A6" w14:textId="6D3DAA1A" w:rsidR="00244FC0" w:rsidRPr="00244FC0" w:rsidRDefault="008D5312" w:rsidP="008D5312">
            <w:pPr>
              <w:spacing w:line="300" w:lineRule="auto"/>
              <w:jc w:val="left"/>
              <w:rPr>
                <w:rFonts w:ascii="仿宋" w:eastAsia="仿宋" w:hAnsi="仿宋"/>
                <w:sz w:val="24"/>
              </w:rPr>
            </w:pPr>
            <w:r>
              <w:rPr>
                <w:rFonts w:ascii="仿宋" w:eastAsia="仿宋" w:hAnsi="仿宋" w:hint="eastAsia"/>
                <w:sz w:val="24"/>
              </w:rPr>
              <w:t>主键</w:t>
            </w:r>
          </w:p>
        </w:tc>
        <w:tc>
          <w:tcPr>
            <w:tcW w:w="2120" w:type="dxa"/>
            <w:tcBorders>
              <w:bottom w:val="nil"/>
            </w:tcBorders>
            <w:shd w:val="clear" w:color="auto" w:fill="auto"/>
          </w:tcPr>
          <w:p w14:paraId="6DFB430D" w14:textId="77777777" w:rsidR="00244FC0" w:rsidRPr="008D5312" w:rsidRDefault="00244FC0"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INTEGER</w:t>
            </w:r>
          </w:p>
        </w:tc>
        <w:tc>
          <w:tcPr>
            <w:tcW w:w="2121" w:type="dxa"/>
            <w:tcBorders>
              <w:bottom w:val="nil"/>
            </w:tcBorders>
            <w:shd w:val="clear" w:color="auto" w:fill="auto"/>
          </w:tcPr>
          <w:p w14:paraId="5B484641" w14:textId="2EEAEA78"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AUTO_INCREMENT</w:t>
            </w:r>
          </w:p>
        </w:tc>
      </w:tr>
      <w:tr w:rsidR="00244FC0" w:rsidRPr="00925DA7" w14:paraId="1E802F0B" w14:textId="77777777" w:rsidTr="00A6279E">
        <w:trPr>
          <w:trHeight w:val="383"/>
          <w:jc w:val="center"/>
        </w:trPr>
        <w:tc>
          <w:tcPr>
            <w:tcW w:w="2120" w:type="dxa"/>
            <w:tcBorders>
              <w:top w:val="nil"/>
              <w:bottom w:val="nil"/>
            </w:tcBorders>
            <w:shd w:val="clear" w:color="auto" w:fill="auto"/>
          </w:tcPr>
          <w:p w14:paraId="0D890C0F" w14:textId="77777777"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2120" w:type="dxa"/>
            <w:tcBorders>
              <w:top w:val="nil"/>
              <w:bottom w:val="nil"/>
            </w:tcBorders>
            <w:shd w:val="clear" w:color="auto" w:fill="auto"/>
          </w:tcPr>
          <w:p w14:paraId="5DA04F39" w14:textId="6CA93262"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账号</w:t>
            </w:r>
          </w:p>
        </w:tc>
        <w:tc>
          <w:tcPr>
            <w:tcW w:w="2120" w:type="dxa"/>
            <w:tcBorders>
              <w:top w:val="nil"/>
              <w:bottom w:val="nil"/>
            </w:tcBorders>
            <w:shd w:val="clear" w:color="auto" w:fill="auto"/>
          </w:tcPr>
          <w:p w14:paraId="6A0C2B40" w14:textId="70C4223F"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ARCHAR(20)</w:t>
            </w:r>
          </w:p>
        </w:tc>
        <w:tc>
          <w:tcPr>
            <w:tcW w:w="2121" w:type="dxa"/>
            <w:tcBorders>
              <w:top w:val="nil"/>
              <w:bottom w:val="nil"/>
            </w:tcBorders>
            <w:shd w:val="clear" w:color="auto" w:fill="auto"/>
          </w:tcPr>
          <w:p w14:paraId="6FE42584" w14:textId="03815280"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244FC0" w:rsidRPr="00925DA7" w14:paraId="174CF6AB" w14:textId="77777777" w:rsidTr="00A6279E">
        <w:trPr>
          <w:trHeight w:val="383"/>
          <w:jc w:val="center"/>
        </w:trPr>
        <w:tc>
          <w:tcPr>
            <w:tcW w:w="2120" w:type="dxa"/>
            <w:tcBorders>
              <w:top w:val="nil"/>
            </w:tcBorders>
            <w:shd w:val="clear" w:color="auto" w:fill="auto"/>
          </w:tcPr>
          <w:p w14:paraId="369976AA" w14:textId="0D99C093" w:rsidR="00244FC0" w:rsidRPr="008D5312" w:rsidRDefault="008D5312"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pswdhash</w:t>
            </w:r>
          </w:p>
        </w:tc>
        <w:tc>
          <w:tcPr>
            <w:tcW w:w="2120" w:type="dxa"/>
            <w:tcBorders>
              <w:top w:val="nil"/>
            </w:tcBorders>
            <w:shd w:val="clear" w:color="auto" w:fill="auto"/>
          </w:tcPr>
          <w:p w14:paraId="386A1E0B" w14:textId="14DE68C0"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密码</w:t>
            </w:r>
            <w:r w:rsidR="008D5312">
              <w:rPr>
                <w:rFonts w:ascii="仿宋" w:eastAsia="仿宋" w:hAnsi="仿宋" w:hint="eastAsia"/>
                <w:sz w:val="24"/>
              </w:rPr>
              <w:t>哈希值</w:t>
            </w:r>
          </w:p>
        </w:tc>
        <w:tc>
          <w:tcPr>
            <w:tcW w:w="2120" w:type="dxa"/>
            <w:tcBorders>
              <w:top w:val="nil"/>
            </w:tcBorders>
            <w:shd w:val="clear" w:color="auto" w:fill="auto"/>
          </w:tcPr>
          <w:p w14:paraId="5A0F4E02" w14:textId="34BAC41A"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VARCHAR(64)</w:t>
            </w:r>
          </w:p>
        </w:tc>
        <w:tc>
          <w:tcPr>
            <w:tcW w:w="2121" w:type="dxa"/>
            <w:tcBorders>
              <w:top w:val="nil"/>
            </w:tcBorders>
            <w:shd w:val="clear" w:color="auto" w:fill="auto"/>
          </w:tcPr>
          <w:p w14:paraId="18307D8B" w14:textId="184157DA"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bl>
    <w:p w14:paraId="6DE114EF" w14:textId="13EE78CB" w:rsidR="0036387F" w:rsidRPr="00844173" w:rsidRDefault="0036387F" w:rsidP="0084417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后端将用户密码以“加盐”哈希的方式存储，这是为了防止用户密码过于薄弱或容易被字典攻击破解，服务初始化时后端利用给定的随机字符串与密码相加，并用</w:t>
      </w:r>
      <w:r w:rsidRPr="0036387F">
        <w:rPr>
          <w:rFonts w:ascii="Times New Roman" w:eastAsia="仿宋" w:hAnsi="Times New Roman" w:cs="Times New Roman"/>
          <w:sz w:val="24"/>
          <w:szCs w:val="24"/>
        </w:rPr>
        <w:t>SHA256</w:t>
      </w:r>
      <w:r>
        <w:rPr>
          <w:rFonts w:ascii="Times New Roman" w:eastAsia="仿宋" w:hAnsi="Times New Roman" w:cs="Times New Roman" w:hint="eastAsia"/>
          <w:sz w:val="24"/>
          <w:szCs w:val="24"/>
        </w:rPr>
        <w:t>哈希算法计算哈希值</w:t>
      </w:r>
      <w:r w:rsidR="00677141">
        <w:rPr>
          <w:rFonts w:ascii="Times New Roman" w:eastAsia="仿宋" w:hAnsi="Times New Roman" w:cs="Times New Roman" w:hint="eastAsia"/>
          <w:sz w:val="24"/>
          <w:szCs w:val="24"/>
        </w:rPr>
        <w:t>，</w:t>
      </w:r>
      <w:r w:rsidR="003676A6">
        <w:rPr>
          <w:rFonts w:ascii="Times New Roman" w:eastAsia="仿宋" w:hAnsi="Times New Roman" w:cs="Times New Roman" w:hint="eastAsia"/>
          <w:sz w:val="24"/>
          <w:szCs w:val="24"/>
        </w:rPr>
        <w:t>以逆向不可破解性保证了用户信息的安全。</w:t>
      </w:r>
    </w:p>
    <w:p w14:paraId="1EB90359" w14:textId="23B60F14" w:rsidR="005450A9" w:rsidRDefault="00892CAA" w:rsidP="00844173">
      <w:pPr>
        <w:spacing w:line="300" w:lineRule="auto"/>
        <w:ind w:firstLineChars="200" w:firstLine="480"/>
        <w:rPr>
          <w:rFonts w:ascii="仿宋" w:eastAsia="仿宋" w:hAnsi="仿宋"/>
          <w:sz w:val="24"/>
          <w:szCs w:val="24"/>
        </w:rPr>
      </w:pPr>
      <w:r>
        <w:rPr>
          <w:rFonts w:ascii="仿宋" w:eastAsia="仿宋" w:hAnsi="仿宋" w:hint="eastAsia"/>
          <w:sz w:val="24"/>
          <w:szCs w:val="24"/>
        </w:rPr>
        <w:t>展品表</w:t>
      </w:r>
      <w:r w:rsidR="005A6211">
        <w:rPr>
          <w:rFonts w:ascii="仿宋" w:eastAsia="仿宋" w:hAnsi="仿宋" w:hint="eastAsia"/>
          <w:sz w:val="24"/>
          <w:szCs w:val="24"/>
        </w:rPr>
        <w:t>的</w:t>
      </w:r>
      <w:r>
        <w:rPr>
          <w:rFonts w:ascii="仿宋" w:eastAsia="仿宋" w:hAnsi="仿宋" w:hint="eastAsia"/>
          <w:sz w:val="24"/>
          <w:szCs w:val="24"/>
        </w:rPr>
        <w:t>结构如</w:t>
      </w:r>
      <w:r w:rsidR="005A6211">
        <w:rPr>
          <w:rFonts w:ascii="仿宋" w:eastAsia="仿宋" w:hAnsi="仿宋" w:hint="eastAsia"/>
          <w:sz w:val="24"/>
          <w:szCs w:val="24"/>
        </w:rPr>
        <w:t>表</w:t>
      </w:r>
      <w:r w:rsidR="005A6211" w:rsidRPr="00225F55">
        <w:rPr>
          <w:rFonts w:ascii="Times New Roman" w:eastAsia="仿宋" w:hAnsi="Times New Roman" w:cs="Times New Roman"/>
          <w:sz w:val="24"/>
          <w:szCs w:val="24"/>
        </w:rPr>
        <w:t>4-</w:t>
      </w:r>
      <w:r w:rsidR="005E77BD">
        <w:rPr>
          <w:rFonts w:ascii="Times New Roman" w:eastAsia="仿宋" w:hAnsi="Times New Roman" w:cs="Times New Roman"/>
          <w:sz w:val="24"/>
          <w:szCs w:val="24"/>
        </w:rPr>
        <w:t>6</w:t>
      </w:r>
      <w:r w:rsidR="005A6211">
        <w:rPr>
          <w:rFonts w:ascii="仿宋" w:eastAsia="仿宋" w:hAnsi="仿宋" w:hint="eastAsia"/>
          <w:sz w:val="24"/>
          <w:szCs w:val="24"/>
        </w:rPr>
        <w:t>所示</w:t>
      </w:r>
      <w:r w:rsidR="00826789">
        <w:rPr>
          <w:rFonts w:ascii="仿宋" w:eastAsia="仿宋" w:hAnsi="仿宋" w:hint="eastAsia"/>
          <w:sz w:val="24"/>
          <w:szCs w:val="24"/>
        </w:rPr>
        <w:t>：</w:t>
      </w:r>
    </w:p>
    <w:p w14:paraId="4331C9E1" w14:textId="68D7B57C" w:rsidR="008E62BB" w:rsidRPr="00F92E8A" w:rsidRDefault="008E62BB" w:rsidP="008E62BB">
      <w:pPr>
        <w:pStyle w:val="a8"/>
        <w:keepNext/>
        <w:jc w:val="center"/>
        <w:rPr>
          <w:rFonts w:ascii="宋体" w:eastAsia="宋体" w:hAnsi="宋体"/>
          <w:sz w:val="18"/>
          <w:szCs w:val="18"/>
        </w:rPr>
      </w:pPr>
      <w:r w:rsidRPr="00F92E8A">
        <w:rPr>
          <w:rFonts w:ascii="宋体" w:eastAsia="宋体" w:hAnsi="宋体" w:hint="eastAsia"/>
          <w:sz w:val="18"/>
          <w:szCs w:val="18"/>
        </w:rPr>
        <w:t>表</w:t>
      </w:r>
      <w:r w:rsidR="00F92E8A" w:rsidRPr="00F92E8A">
        <w:rPr>
          <w:rFonts w:ascii="Times New Roman" w:eastAsia="宋体" w:hAnsi="Times New Roman" w:cs="Times New Roman"/>
          <w:sz w:val="18"/>
          <w:szCs w:val="18"/>
        </w:rPr>
        <w:t xml:space="preserve"> 4-</w:t>
      </w:r>
      <w:r w:rsidR="005E77BD">
        <w:rPr>
          <w:rFonts w:ascii="Times New Roman" w:eastAsia="宋体" w:hAnsi="Times New Roman" w:cs="Times New Roman"/>
          <w:sz w:val="18"/>
          <w:szCs w:val="18"/>
        </w:rPr>
        <w:t>6</w:t>
      </w:r>
      <w:r w:rsidR="00F92E8A">
        <w:rPr>
          <w:rFonts w:ascii="宋体" w:eastAsia="宋体" w:hAnsi="宋体"/>
          <w:sz w:val="18"/>
          <w:szCs w:val="18"/>
        </w:rPr>
        <w:t xml:space="preserve"> </w:t>
      </w:r>
      <w:r w:rsidR="00F92E8A">
        <w:rPr>
          <w:rFonts w:ascii="宋体" w:eastAsia="宋体" w:hAnsi="宋体" w:hint="eastAsia"/>
          <w:sz w:val="18"/>
          <w:szCs w:val="18"/>
        </w:rPr>
        <w:t>展品表</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0"/>
        <w:gridCol w:w="1855"/>
        <w:gridCol w:w="1999"/>
        <w:gridCol w:w="2837"/>
      </w:tblGrid>
      <w:tr w:rsidR="00D531E4" w:rsidRPr="00244FC0" w14:paraId="4C15A81E" w14:textId="77777777" w:rsidTr="008E62BB">
        <w:trPr>
          <w:trHeight w:val="383"/>
          <w:jc w:val="center"/>
        </w:trPr>
        <w:tc>
          <w:tcPr>
            <w:tcW w:w="2030" w:type="dxa"/>
            <w:tcBorders>
              <w:bottom w:val="single" w:sz="4" w:space="0" w:color="auto"/>
            </w:tcBorders>
            <w:shd w:val="clear" w:color="auto" w:fill="FFFFFF" w:themeFill="background1"/>
          </w:tcPr>
          <w:p w14:paraId="045A72EE" w14:textId="77777777" w:rsidR="00892CAA" w:rsidRPr="00C87A84" w:rsidRDefault="00892CAA" w:rsidP="00A04608">
            <w:pPr>
              <w:spacing w:line="300" w:lineRule="auto"/>
              <w:jc w:val="left"/>
              <w:rPr>
                <w:rFonts w:ascii="仿宋" w:eastAsia="仿宋" w:hAnsi="仿宋"/>
                <w:b/>
                <w:bCs/>
                <w:sz w:val="24"/>
              </w:rPr>
            </w:pPr>
            <w:r w:rsidRPr="00C87A84">
              <w:rPr>
                <w:rFonts w:ascii="仿宋" w:eastAsia="仿宋" w:hAnsi="仿宋" w:hint="eastAsia"/>
                <w:b/>
                <w:bCs/>
                <w:sz w:val="24"/>
              </w:rPr>
              <w:t>字段名</w:t>
            </w:r>
          </w:p>
        </w:tc>
        <w:tc>
          <w:tcPr>
            <w:tcW w:w="1855" w:type="dxa"/>
            <w:tcBorders>
              <w:bottom w:val="single" w:sz="4" w:space="0" w:color="auto"/>
            </w:tcBorders>
            <w:shd w:val="clear" w:color="auto" w:fill="FFFFFF" w:themeFill="background1"/>
          </w:tcPr>
          <w:p w14:paraId="1CF7BDE6" w14:textId="77777777" w:rsidR="00892CAA" w:rsidRPr="00C87A84" w:rsidRDefault="00892CAA" w:rsidP="00A04608">
            <w:pPr>
              <w:spacing w:line="300" w:lineRule="auto"/>
              <w:rPr>
                <w:rFonts w:ascii="仿宋" w:eastAsia="仿宋" w:hAnsi="仿宋"/>
                <w:b/>
                <w:bCs/>
                <w:sz w:val="24"/>
              </w:rPr>
            </w:pPr>
            <w:r w:rsidRPr="00C87A84">
              <w:rPr>
                <w:rFonts w:ascii="仿宋" w:eastAsia="仿宋" w:hAnsi="仿宋" w:hint="eastAsia"/>
                <w:b/>
                <w:bCs/>
                <w:sz w:val="24"/>
              </w:rPr>
              <w:t>含义属性</w:t>
            </w:r>
          </w:p>
        </w:tc>
        <w:tc>
          <w:tcPr>
            <w:tcW w:w="1999" w:type="dxa"/>
            <w:tcBorders>
              <w:bottom w:val="single" w:sz="4" w:space="0" w:color="auto"/>
            </w:tcBorders>
            <w:shd w:val="clear" w:color="auto" w:fill="FFFFFF" w:themeFill="background1"/>
          </w:tcPr>
          <w:p w14:paraId="673CE530" w14:textId="77777777" w:rsidR="00892CAA" w:rsidRPr="00C87A84" w:rsidRDefault="00892CAA" w:rsidP="00A04608">
            <w:pPr>
              <w:spacing w:line="300" w:lineRule="auto"/>
              <w:jc w:val="center"/>
              <w:rPr>
                <w:rFonts w:ascii="仿宋" w:eastAsia="仿宋" w:hAnsi="仿宋"/>
                <w:b/>
                <w:bCs/>
                <w:sz w:val="24"/>
              </w:rPr>
            </w:pPr>
            <w:r w:rsidRPr="00C87A84">
              <w:rPr>
                <w:rFonts w:ascii="仿宋" w:eastAsia="仿宋" w:hAnsi="仿宋" w:hint="eastAsia"/>
                <w:b/>
                <w:bCs/>
                <w:sz w:val="24"/>
              </w:rPr>
              <w:t>类型</w:t>
            </w:r>
          </w:p>
        </w:tc>
        <w:tc>
          <w:tcPr>
            <w:tcW w:w="2837" w:type="dxa"/>
            <w:tcBorders>
              <w:bottom w:val="single" w:sz="4" w:space="0" w:color="auto"/>
            </w:tcBorders>
            <w:shd w:val="clear" w:color="auto" w:fill="FFFFFF" w:themeFill="background1"/>
          </w:tcPr>
          <w:p w14:paraId="26314AF7" w14:textId="77777777" w:rsidR="00892CAA" w:rsidRPr="00C87A84" w:rsidRDefault="00892CAA" w:rsidP="00A04608">
            <w:pPr>
              <w:spacing w:line="300" w:lineRule="auto"/>
              <w:jc w:val="center"/>
              <w:rPr>
                <w:rFonts w:ascii="仿宋" w:eastAsia="仿宋" w:hAnsi="仿宋"/>
                <w:b/>
                <w:bCs/>
                <w:sz w:val="24"/>
              </w:rPr>
            </w:pPr>
            <w:r w:rsidRPr="00C87A84">
              <w:rPr>
                <w:rFonts w:ascii="仿宋" w:eastAsia="仿宋" w:hAnsi="仿宋" w:hint="eastAsia"/>
                <w:b/>
                <w:bCs/>
                <w:sz w:val="24"/>
              </w:rPr>
              <w:t>备注</w:t>
            </w:r>
          </w:p>
        </w:tc>
      </w:tr>
      <w:tr w:rsidR="00D531E4" w:rsidRPr="008D5312" w14:paraId="0861B975" w14:textId="77777777" w:rsidTr="008E62BB">
        <w:trPr>
          <w:trHeight w:val="383"/>
          <w:jc w:val="center"/>
        </w:trPr>
        <w:tc>
          <w:tcPr>
            <w:tcW w:w="2030" w:type="dxa"/>
            <w:tcBorders>
              <w:bottom w:val="nil"/>
            </w:tcBorders>
            <w:shd w:val="clear" w:color="auto" w:fill="auto"/>
          </w:tcPr>
          <w:p w14:paraId="75DF5E30" w14:textId="44CE7A61" w:rsidR="00892CAA" w:rsidRPr="008D5312" w:rsidRDefault="00892CAA" w:rsidP="00A04608">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152D48BB" w14:textId="77777777" w:rsidR="00892CAA" w:rsidRPr="00244FC0" w:rsidRDefault="00892CAA" w:rsidP="0093022A">
            <w:pPr>
              <w:spacing w:line="300" w:lineRule="auto"/>
              <w:jc w:val="left"/>
              <w:rPr>
                <w:rFonts w:ascii="仿宋" w:eastAsia="仿宋" w:hAnsi="仿宋"/>
                <w:sz w:val="24"/>
              </w:rPr>
            </w:pPr>
            <w:r>
              <w:rPr>
                <w:rFonts w:ascii="仿宋" w:eastAsia="仿宋" w:hAnsi="仿宋" w:hint="eastAsia"/>
                <w:sz w:val="24"/>
              </w:rPr>
              <w:t>主键</w:t>
            </w:r>
          </w:p>
        </w:tc>
        <w:tc>
          <w:tcPr>
            <w:tcW w:w="1999" w:type="dxa"/>
            <w:tcBorders>
              <w:bottom w:val="nil"/>
            </w:tcBorders>
            <w:shd w:val="clear" w:color="auto" w:fill="auto"/>
          </w:tcPr>
          <w:p w14:paraId="054BF9FD" w14:textId="59EF3C77" w:rsidR="00892CAA" w:rsidRPr="008D5312" w:rsidRDefault="00892CAA"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BINAR</w:t>
            </w:r>
            <w:r>
              <w:rPr>
                <w:rFonts w:ascii="Times New Roman" w:eastAsia="仿宋" w:hAnsi="Times New Roman" w:cs="Times New Roman"/>
                <w:sz w:val="24"/>
              </w:rPr>
              <w:t>Y(16)</w:t>
            </w:r>
          </w:p>
        </w:tc>
        <w:tc>
          <w:tcPr>
            <w:tcW w:w="2837" w:type="dxa"/>
            <w:tcBorders>
              <w:bottom w:val="nil"/>
            </w:tcBorders>
            <w:shd w:val="clear" w:color="auto" w:fill="auto"/>
          </w:tcPr>
          <w:p w14:paraId="4EC22066" w14:textId="0E9ACDD0" w:rsidR="00892CAA" w:rsidRPr="008D5312" w:rsidRDefault="00892CAA" w:rsidP="00A0460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UUID v4</w:t>
            </w:r>
          </w:p>
        </w:tc>
      </w:tr>
      <w:tr w:rsidR="00D531E4" w:rsidRPr="008D5312" w14:paraId="654EA0CC" w14:textId="77777777" w:rsidTr="008E62BB">
        <w:trPr>
          <w:trHeight w:val="383"/>
          <w:jc w:val="center"/>
        </w:trPr>
        <w:tc>
          <w:tcPr>
            <w:tcW w:w="2030" w:type="dxa"/>
            <w:tcBorders>
              <w:top w:val="nil"/>
              <w:bottom w:val="nil"/>
            </w:tcBorders>
            <w:shd w:val="clear" w:color="auto" w:fill="auto"/>
          </w:tcPr>
          <w:p w14:paraId="28146D29" w14:textId="77777777" w:rsidR="00892CAA" w:rsidRPr="008D5312" w:rsidRDefault="00892CAA" w:rsidP="00A04608">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32AC8574" w14:textId="4C65460A" w:rsidR="00892CAA" w:rsidRPr="00244FC0" w:rsidRDefault="005450A9" w:rsidP="0093022A">
            <w:pPr>
              <w:spacing w:line="300" w:lineRule="auto"/>
              <w:jc w:val="left"/>
              <w:rPr>
                <w:rFonts w:ascii="仿宋" w:eastAsia="仿宋" w:hAnsi="仿宋"/>
                <w:sz w:val="24"/>
              </w:rPr>
            </w:pPr>
            <w:r>
              <w:rPr>
                <w:rFonts w:ascii="仿宋" w:eastAsia="仿宋" w:hAnsi="仿宋" w:hint="eastAsia"/>
                <w:sz w:val="24"/>
              </w:rPr>
              <w:t>名称</w:t>
            </w:r>
          </w:p>
        </w:tc>
        <w:tc>
          <w:tcPr>
            <w:tcW w:w="1999" w:type="dxa"/>
            <w:tcBorders>
              <w:top w:val="nil"/>
              <w:bottom w:val="nil"/>
            </w:tcBorders>
            <w:shd w:val="clear" w:color="auto" w:fill="auto"/>
          </w:tcPr>
          <w:p w14:paraId="1F887887" w14:textId="25DE40FD" w:rsidR="00892CAA" w:rsidRPr="008D5312" w:rsidRDefault="00892CAA"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ARCHAR(25)</w:t>
            </w:r>
          </w:p>
        </w:tc>
        <w:tc>
          <w:tcPr>
            <w:tcW w:w="2837" w:type="dxa"/>
            <w:tcBorders>
              <w:top w:val="nil"/>
              <w:bottom w:val="nil"/>
            </w:tcBorders>
            <w:shd w:val="clear" w:color="auto" w:fill="auto"/>
          </w:tcPr>
          <w:p w14:paraId="51848E29" w14:textId="77777777" w:rsidR="00892CAA" w:rsidRPr="008D5312" w:rsidRDefault="00892CAA" w:rsidP="00A04608">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5450A9" w:rsidRPr="008D5312" w14:paraId="386DCAFD" w14:textId="77777777" w:rsidTr="008E62BB">
        <w:trPr>
          <w:trHeight w:val="383"/>
          <w:jc w:val="center"/>
        </w:trPr>
        <w:tc>
          <w:tcPr>
            <w:tcW w:w="2030" w:type="dxa"/>
            <w:tcBorders>
              <w:top w:val="nil"/>
              <w:bottom w:val="nil"/>
            </w:tcBorders>
            <w:shd w:val="clear" w:color="auto" w:fill="auto"/>
          </w:tcPr>
          <w:p w14:paraId="147B8D26" w14:textId="07639241" w:rsidR="00892CAA" w:rsidRPr="008D5312" w:rsidRDefault="00892CAA"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1855" w:type="dxa"/>
            <w:tcBorders>
              <w:top w:val="nil"/>
              <w:bottom w:val="nil"/>
            </w:tcBorders>
            <w:shd w:val="clear" w:color="auto" w:fill="auto"/>
          </w:tcPr>
          <w:p w14:paraId="62E2B8E1" w14:textId="38DD21B1" w:rsidR="00892CAA" w:rsidRPr="00244FC0" w:rsidRDefault="00892CAA" w:rsidP="0093022A">
            <w:pPr>
              <w:spacing w:line="300" w:lineRule="auto"/>
              <w:jc w:val="left"/>
              <w:rPr>
                <w:rFonts w:ascii="仿宋" w:eastAsia="仿宋" w:hAnsi="仿宋"/>
                <w:sz w:val="24"/>
              </w:rPr>
            </w:pPr>
            <w:r>
              <w:rPr>
                <w:rFonts w:ascii="仿宋" w:eastAsia="仿宋" w:hAnsi="仿宋" w:hint="eastAsia"/>
                <w:sz w:val="24"/>
              </w:rPr>
              <w:t>朝代</w:t>
            </w:r>
          </w:p>
        </w:tc>
        <w:tc>
          <w:tcPr>
            <w:tcW w:w="1999" w:type="dxa"/>
            <w:tcBorders>
              <w:top w:val="nil"/>
              <w:bottom w:val="nil"/>
            </w:tcBorders>
            <w:shd w:val="clear" w:color="auto" w:fill="auto"/>
          </w:tcPr>
          <w:p w14:paraId="2EDB73EB" w14:textId="24D8A896" w:rsidR="00892CAA" w:rsidRPr="008D5312" w:rsidRDefault="00892CAA" w:rsidP="00A04608">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VARCHAR(32)</w:t>
            </w:r>
          </w:p>
        </w:tc>
        <w:tc>
          <w:tcPr>
            <w:tcW w:w="2837" w:type="dxa"/>
            <w:tcBorders>
              <w:top w:val="nil"/>
              <w:bottom w:val="nil"/>
            </w:tcBorders>
            <w:shd w:val="clear" w:color="auto" w:fill="auto"/>
          </w:tcPr>
          <w:p w14:paraId="33FAD297" w14:textId="77777777" w:rsidR="00892CAA" w:rsidRPr="008D5312" w:rsidRDefault="00892CAA" w:rsidP="00A04608">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892CAA" w:rsidRPr="008D5312" w14:paraId="1004C6B7" w14:textId="77777777" w:rsidTr="008E62BB">
        <w:trPr>
          <w:trHeight w:val="383"/>
          <w:jc w:val="center"/>
        </w:trPr>
        <w:tc>
          <w:tcPr>
            <w:tcW w:w="2030" w:type="dxa"/>
            <w:tcBorders>
              <w:top w:val="nil"/>
              <w:bottom w:val="nil"/>
            </w:tcBorders>
            <w:shd w:val="clear" w:color="auto" w:fill="auto"/>
          </w:tcPr>
          <w:p w14:paraId="4F3F6FAE" w14:textId="1C579FC8" w:rsidR="00892CAA" w:rsidRDefault="005450A9"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descr</w:t>
            </w:r>
          </w:p>
        </w:tc>
        <w:tc>
          <w:tcPr>
            <w:tcW w:w="1855" w:type="dxa"/>
            <w:tcBorders>
              <w:top w:val="nil"/>
              <w:bottom w:val="nil"/>
            </w:tcBorders>
            <w:shd w:val="clear" w:color="auto" w:fill="auto"/>
          </w:tcPr>
          <w:p w14:paraId="4FAC4705" w14:textId="38A46F33" w:rsidR="00892CAA" w:rsidRDefault="005450A9" w:rsidP="0093022A">
            <w:pPr>
              <w:spacing w:line="300" w:lineRule="auto"/>
              <w:jc w:val="left"/>
              <w:rPr>
                <w:rFonts w:ascii="仿宋" w:eastAsia="仿宋" w:hAnsi="仿宋"/>
                <w:sz w:val="24"/>
              </w:rPr>
            </w:pPr>
            <w:r>
              <w:rPr>
                <w:rFonts w:ascii="仿宋" w:eastAsia="仿宋" w:hAnsi="仿宋" w:hint="eastAsia"/>
                <w:sz w:val="24"/>
              </w:rPr>
              <w:t>描述</w:t>
            </w:r>
          </w:p>
        </w:tc>
        <w:tc>
          <w:tcPr>
            <w:tcW w:w="1999" w:type="dxa"/>
            <w:tcBorders>
              <w:top w:val="nil"/>
              <w:bottom w:val="nil"/>
            </w:tcBorders>
            <w:shd w:val="clear" w:color="auto" w:fill="auto"/>
          </w:tcPr>
          <w:p w14:paraId="1F2D585F" w14:textId="5AACEA2E" w:rsidR="00892CAA" w:rsidRDefault="005450A9"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VAR</w:t>
            </w:r>
            <w:r>
              <w:rPr>
                <w:rFonts w:ascii="Times New Roman" w:eastAsia="仿宋" w:hAnsi="Times New Roman" w:cs="Times New Roman"/>
                <w:sz w:val="24"/>
              </w:rPr>
              <w:t>CHAR(1024)</w:t>
            </w:r>
          </w:p>
        </w:tc>
        <w:tc>
          <w:tcPr>
            <w:tcW w:w="2837" w:type="dxa"/>
            <w:tcBorders>
              <w:top w:val="nil"/>
              <w:bottom w:val="nil"/>
            </w:tcBorders>
            <w:shd w:val="clear" w:color="auto" w:fill="auto"/>
          </w:tcPr>
          <w:p w14:paraId="29A3E7EA" w14:textId="25ECEC0F" w:rsidR="00892CAA" w:rsidRPr="008D5312" w:rsidRDefault="005450A9"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17579817" w14:textId="77777777" w:rsidTr="008E62BB">
        <w:trPr>
          <w:trHeight w:val="383"/>
          <w:jc w:val="center"/>
        </w:trPr>
        <w:tc>
          <w:tcPr>
            <w:tcW w:w="2030" w:type="dxa"/>
            <w:tcBorders>
              <w:top w:val="nil"/>
              <w:bottom w:val="nil"/>
            </w:tcBorders>
            <w:shd w:val="clear" w:color="auto" w:fill="auto"/>
          </w:tcPr>
          <w:p w14:paraId="2F1DDC22" w14:textId="3D3A3F9C" w:rsidR="005450A9" w:rsidRDefault="005450A9"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1855" w:type="dxa"/>
            <w:tcBorders>
              <w:top w:val="nil"/>
              <w:bottom w:val="nil"/>
            </w:tcBorders>
            <w:shd w:val="clear" w:color="auto" w:fill="auto"/>
          </w:tcPr>
          <w:p w14:paraId="2792D174" w14:textId="282389A5" w:rsidR="005450A9" w:rsidRDefault="005450A9" w:rsidP="0093022A">
            <w:pPr>
              <w:spacing w:line="300" w:lineRule="auto"/>
              <w:jc w:val="left"/>
              <w:rPr>
                <w:rFonts w:ascii="仿宋" w:eastAsia="仿宋" w:hAnsi="仿宋"/>
                <w:sz w:val="24"/>
              </w:rPr>
            </w:pPr>
            <w:r>
              <w:rPr>
                <w:rFonts w:ascii="仿宋" w:eastAsia="仿宋" w:hAnsi="仿宋" w:hint="eastAsia"/>
                <w:sz w:val="24"/>
              </w:rPr>
              <w:t>介绍</w:t>
            </w:r>
          </w:p>
        </w:tc>
        <w:tc>
          <w:tcPr>
            <w:tcW w:w="1999" w:type="dxa"/>
            <w:tcBorders>
              <w:top w:val="nil"/>
              <w:bottom w:val="nil"/>
            </w:tcBorders>
            <w:shd w:val="clear" w:color="auto" w:fill="auto"/>
          </w:tcPr>
          <w:p w14:paraId="467A2575" w14:textId="2827C3D5" w:rsidR="005450A9" w:rsidRDefault="005450A9"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LON</w:t>
            </w:r>
            <w:r>
              <w:rPr>
                <w:rFonts w:ascii="Times New Roman" w:eastAsia="仿宋" w:hAnsi="Times New Roman" w:cs="Times New Roman"/>
                <w:sz w:val="24"/>
              </w:rPr>
              <w:t>GTEXT</w:t>
            </w:r>
          </w:p>
        </w:tc>
        <w:tc>
          <w:tcPr>
            <w:tcW w:w="2837" w:type="dxa"/>
            <w:tcBorders>
              <w:top w:val="nil"/>
              <w:bottom w:val="nil"/>
            </w:tcBorders>
            <w:shd w:val="clear" w:color="auto" w:fill="auto"/>
          </w:tcPr>
          <w:p w14:paraId="56FBDCEF" w14:textId="6ECD347F"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07F9D8A1" w14:textId="77777777" w:rsidTr="008E62BB">
        <w:trPr>
          <w:trHeight w:val="383"/>
          <w:jc w:val="center"/>
        </w:trPr>
        <w:tc>
          <w:tcPr>
            <w:tcW w:w="2030" w:type="dxa"/>
            <w:tcBorders>
              <w:top w:val="nil"/>
            </w:tcBorders>
            <w:shd w:val="clear" w:color="auto" w:fill="auto"/>
          </w:tcPr>
          <w:p w14:paraId="1237E72F" w14:textId="75CEAB07" w:rsidR="005450A9" w:rsidRDefault="005450A9"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1855" w:type="dxa"/>
            <w:tcBorders>
              <w:top w:val="nil"/>
            </w:tcBorders>
            <w:shd w:val="clear" w:color="auto" w:fill="auto"/>
          </w:tcPr>
          <w:p w14:paraId="05ACAB81" w14:textId="7C546259" w:rsidR="005450A9" w:rsidRPr="005450A9" w:rsidRDefault="00D531E4"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C</w:t>
            </w:r>
            <w:r>
              <w:rPr>
                <w:rFonts w:ascii="Times New Roman" w:eastAsia="仿宋" w:hAnsi="Times New Roman" w:cs="Times New Roman"/>
                <w:sz w:val="24"/>
              </w:rPr>
              <w:t>OS</w:t>
            </w:r>
            <w:r w:rsidR="00FC3AEA">
              <w:rPr>
                <w:rFonts w:ascii="Times New Roman" w:eastAsia="仿宋" w:hAnsi="Times New Roman" w:cs="Times New Roman"/>
                <w:sz w:val="24"/>
              </w:rPr>
              <w:t>-</w:t>
            </w:r>
            <w:r w:rsidR="00FC3AEA">
              <w:rPr>
                <w:rFonts w:ascii="Times New Roman" w:eastAsia="仿宋" w:hAnsi="Times New Roman" w:cs="Times New Roman" w:hint="eastAsia"/>
                <w:sz w:val="24"/>
              </w:rPr>
              <w:t>URL</w:t>
            </w:r>
          </w:p>
        </w:tc>
        <w:tc>
          <w:tcPr>
            <w:tcW w:w="1999" w:type="dxa"/>
            <w:tcBorders>
              <w:top w:val="nil"/>
            </w:tcBorders>
            <w:shd w:val="clear" w:color="auto" w:fill="auto"/>
          </w:tcPr>
          <w:p w14:paraId="4C3C1488" w14:textId="2E7FC0E5" w:rsidR="005450A9" w:rsidRDefault="005450A9"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TEXT</w:t>
            </w:r>
          </w:p>
        </w:tc>
        <w:tc>
          <w:tcPr>
            <w:tcW w:w="2837" w:type="dxa"/>
            <w:tcBorders>
              <w:top w:val="nil"/>
            </w:tcBorders>
            <w:shd w:val="clear" w:color="auto" w:fill="auto"/>
          </w:tcPr>
          <w:p w14:paraId="37EC86BD" w14:textId="20700E1D"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bl>
    <w:p w14:paraId="1C89A1B3" w14:textId="77777777" w:rsidR="009D667C" w:rsidRDefault="00551AB7" w:rsidP="00F62030">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因为</w:t>
      </w:r>
      <w:r w:rsidRPr="00E14BC9">
        <w:rPr>
          <w:rFonts w:ascii="Times New Roman" w:eastAsia="仿宋" w:hAnsi="Times New Roman" w:cs="Times New Roman"/>
          <w:sz w:val="24"/>
          <w:szCs w:val="24"/>
        </w:rPr>
        <w:t>MySQL</w:t>
      </w:r>
      <w:r>
        <w:rPr>
          <w:rFonts w:ascii="仿宋" w:eastAsia="仿宋" w:hAnsi="仿宋" w:hint="eastAsia"/>
          <w:sz w:val="24"/>
          <w:szCs w:val="24"/>
        </w:rPr>
        <w:t>索引基于</w:t>
      </w:r>
      <w:r w:rsidRPr="00E14BC9">
        <w:rPr>
          <w:rFonts w:ascii="Times New Roman" w:eastAsia="仿宋" w:hAnsi="Times New Roman" w:cs="Times New Roman"/>
          <w:sz w:val="24"/>
          <w:szCs w:val="24"/>
        </w:rPr>
        <w:t>B+</w:t>
      </w:r>
      <w:r>
        <w:rPr>
          <w:rFonts w:ascii="仿宋" w:eastAsia="仿宋" w:hAnsi="仿宋" w:hint="eastAsia"/>
          <w:sz w:val="24"/>
          <w:szCs w:val="24"/>
        </w:rPr>
        <w:t>树，</w:t>
      </w:r>
      <w:r w:rsidR="00AC5BCE">
        <w:rPr>
          <w:rFonts w:ascii="仿宋" w:eastAsia="仿宋" w:hAnsi="仿宋" w:hint="eastAsia"/>
          <w:sz w:val="24"/>
          <w:szCs w:val="24"/>
        </w:rPr>
        <w:t>主键字段或</w:t>
      </w:r>
      <w:r w:rsidR="00AC5BCE" w:rsidRPr="002933AD">
        <w:rPr>
          <w:rFonts w:ascii="Times New Roman" w:eastAsia="仿宋" w:hAnsi="Times New Roman" w:cs="Times New Roman"/>
          <w:sz w:val="24"/>
          <w:szCs w:val="24"/>
        </w:rPr>
        <w:t>UNIQUE</w:t>
      </w:r>
      <w:r w:rsidR="00AC5BCE">
        <w:rPr>
          <w:rFonts w:ascii="仿宋" w:eastAsia="仿宋" w:hAnsi="仿宋" w:hint="eastAsia"/>
          <w:sz w:val="24"/>
          <w:szCs w:val="24"/>
        </w:rPr>
        <w:t>约束字段须为</w:t>
      </w:r>
      <w:r>
        <w:rPr>
          <w:rFonts w:ascii="仿宋" w:eastAsia="仿宋" w:hAnsi="仿宋" w:hint="eastAsia"/>
          <w:sz w:val="24"/>
          <w:szCs w:val="24"/>
        </w:rPr>
        <w:t>有序</w:t>
      </w:r>
      <w:r w:rsidR="00AC5BCE">
        <w:rPr>
          <w:rFonts w:ascii="仿宋" w:eastAsia="仿宋" w:hAnsi="仿宋" w:hint="eastAsia"/>
          <w:sz w:val="24"/>
          <w:szCs w:val="24"/>
        </w:rPr>
        <w:t>结构</w:t>
      </w:r>
      <w:r>
        <w:rPr>
          <w:rFonts w:ascii="仿宋" w:eastAsia="仿宋" w:hAnsi="仿宋" w:hint="eastAsia"/>
          <w:sz w:val="24"/>
          <w:szCs w:val="24"/>
        </w:rPr>
        <w:t>。</w:t>
      </w:r>
      <w:r w:rsidR="0082184F">
        <w:rPr>
          <w:rFonts w:ascii="仿宋" w:eastAsia="仿宋" w:hAnsi="仿宋" w:hint="eastAsia"/>
          <w:sz w:val="24"/>
          <w:szCs w:val="24"/>
        </w:rPr>
        <w:t>将展品表的主键设置为</w:t>
      </w:r>
      <w:r w:rsidR="0082184F" w:rsidRPr="0082184F">
        <w:rPr>
          <w:rFonts w:ascii="Times New Roman" w:eastAsia="仿宋" w:hAnsi="Times New Roman" w:cs="Times New Roman"/>
          <w:sz w:val="24"/>
          <w:szCs w:val="24"/>
        </w:rPr>
        <w:t>UUID</w:t>
      </w:r>
      <w:r w:rsidR="0082184F">
        <w:rPr>
          <w:rFonts w:ascii="Times New Roman" w:eastAsia="仿宋" w:hAnsi="Times New Roman" w:cs="Times New Roman" w:hint="eastAsia"/>
          <w:sz w:val="24"/>
          <w:szCs w:val="24"/>
        </w:rPr>
        <w:t>而表中无其他唯一约束带来的缺点是</w:t>
      </w:r>
      <w:r>
        <w:rPr>
          <w:rFonts w:ascii="Times New Roman" w:eastAsia="仿宋" w:hAnsi="Times New Roman" w:cs="Times New Roman" w:hint="eastAsia"/>
          <w:sz w:val="24"/>
          <w:szCs w:val="24"/>
        </w:rPr>
        <w:t>会引起</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索引失效</w:t>
      </w:r>
      <w:r w:rsidR="009D667C">
        <w:rPr>
          <w:rFonts w:ascii="Times New Roman" w:eastAsia="仿宋" w:hAnsi="Times New Roman" w:cs="Times New Roman" w:hint="eastAsia"/>
          <w:sz w:val="24"/>
          <w:szCs w:val="24"/>
        </w:rPr>
        <w:t>。但优点有二：</w:t>
      </w:r>
    </w:p>
    <w:p w14:paraId="585EBA77" w14:textId="483F6F9D" w:rsidR="00892CAA" w:rsidRDefault="009D667C" w:rsidP="00F62030">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（一）</w:t>
      </w:r>
      <w:r w:rsidR="00044FD4">
        <w:rPr>
          <w:rFonts w:ascii="Times New Roman" w:eastAsia="仿宋" w:hAnsi="Times New Roman" w:cs="Times New Roman" w:hint="eastAsia"/>
          <w:sz w:val="24"/>
          <w:szCs w:val="24"/>
        </w:rPr>
        <w:t>分布式系统中不会出现因为将主键设置为自增整数造成的</w:t>
      </w:r>
      <w:r w:rsidR="003C2EF0">
        <w:rPr>
          <w:rFonts w:ascii="Times New Roman" w:eastAsia="仿宋" w:hAnsi="Times New Roman" w:cs="Times New Roman" w:hint="eastAsia"/>
          <w:sz w:val="24"/>
          <w:szCs w:val="24"/>
        </w:rPr>
        <w:t>重复</w:t>
      </w:r>
      <w:r w:rsidR="00044FD4">
        <w:rPr>
          <w:rFonts w:ascii="Times New Roman" w:eastAsia="仿宋" w:hAnsi="Times New Roman" w:cs="Times New Roman" w:hint="eastAsia"/>
          <w:sz w:val="24"/>
          <w:szCs w:val="24"/>
        </w:rPr>
        <w:t>冲突</w:t>
      </w:r>
      <w:r>
        <w:rPr>
          <w:rFonts w:ascii="Times New Roman" w:eastAsia="仿宋" w:hAnsi="Times New Roman" w:cs="Times New Roman" w:hint="eastAsia"/>
          <w:sz w:val="24"/>
          <w:szCs w:val="24"/>
        </w:rPr>
        <w:t>，保证在同一时间内所有展品</w:t>
      </w:r>
      <w:r>
        <w:rPr>
          <w:rFonts w:ascii="Times New Roman" w:eastAsia="仿宋" w:hAnsi="Times New Roman" w:cs="Times New Roman" w:hint="eastAsia"/>
          <w:sz w:val="24"/>
          <w:szCs w:val="24"/>
        </w:rPr>
        <w:t>id</w:t>
      </w:r>
      <w:r>
        <w:rPr>
          <w:rFonts w:ascii="Times New Roman" w:eastAsia="仿宋" w:hAnsi="Times New Roman" w:cs="Times New Roman" w:hint="eastAsia"/>
          <w:sz w:val="24"/>
          <w:szCs w:val="24"/>
        </w:rPr>
        <w:t>的唯一性</w:t>
      </w:r>
      <w:r w:rsidR="00E621E7">
        <w:rPr>
          <w:rFonts w:ascii="Times New Roman" w:eastAsia="仿宋" w:hAnsi="Times New Roman" w:cs="Times New Roman" w:hint="eastAsia"/>
          <w:sz w:val="24"/>
          <w:szCs w:val="24"/>
        </w:rPr>
        <w:t>。</w:t>
      </w:r>
    </w:p>
    <w:p w14:paraId="409D0031" w14:textId="413C3BE5" w:rsidR="00374A4F" w:rsidRPr="008D5C72" w:rsidRDefault="00E621E7" w:rsidP="008D5C72">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（二）</w:t>
      </w:r>
      <w:r w:rsidR="00D12D21">
        <w:rPr>
          <w:rFonts w:ascii="Times New Roman" w:eastAsia="仿宋" w:hAnsi="Times New Roman" w:cs="Times New Roman" w:hint="eastAsia"/>
          <w:sz w:val="24"/>
          <w:szCs w:val="24"/>
        </w:rPr>
        <w:t>如果用自增整数</w:t>
      </w:r>
      <w:r w:rsidR="0032476E">
        <w:rPr>
          <w:rFonts w:ascii="Times New Roman" w:eastAsia="仿宋" w:hAnsi="Times New Roman" w:cs="Times New Roman" w:hint="eastAsia"/>
          <w:sz w:val="24"/>
          <w:szCs w:val="24"/>
        </w:rPr>
        <w:t>来</w:t>
      </w:r>
      <w:r w:rsidR="00A73C0C">
        <w:rPr>
          <w:rFonts w:ascii="Times New Roman" w:eastAsia="仿宋" w:hAnsi="Times New Roman" w:cs="Times New Roman" w:hint="eastAsia"/>
          <w:sz w:val="24"/>
          <w:szCs w:val="24"/>
        </w:rPr>
        <w:t>标识帖子，很容易被爬虫获取数据</w:t>
      </w:r>
      <w:r w:rsidR="00F41787">
        <w:rPr>
          <w:rFonts w:ascii="Times New Roman" w:eastAsia="仿宋" w:hAnsi="Times New Roman" w:cs="Times New Roman" w:hint="eastAsia"/>
          <w:sz w:val="24"/>
          <w:szCs w:val="24"/>
        </w:rPr>
        <w:t>，增加</w:t>
      </w:r>
      <w:r w:rsidR="002138FE">
        <w:rPr>
          <w:rFonts w:ascii="Times New Roman" w:eastAsia="仿宋" w:hAnsi="Times New Roman" w:cs="Times New Roman" w:hint="eastAsia"/>
          <w:sz w:val="24"/>
          <w:szCs w:val="24"/>
        </w:rPr>
        <w:t>了</w:t>
      </w:r>
      <w:r w:rsidR="00F41787">
        <w:rPr>
          <w:rFonts w:ascii="Times New Roman" w:eastAsia="仿宋" w:hAnsi="Times New Roman" w:cs="Times New Roman" w:hint="eastAsia"/>
          <w:sz w:val="24"/>
          <w:szCs w:val="24"/>
        </w:rPr>
        <w:t>系统负载</w:t>
      </w:r>
      <w:r w:rsidR="00A73C0C">
        <w:rPr>
          <w:rFonts w:ascii="Times New Roman" w:eastAsia="仿宋" w:hAnsi="Times New Roman" w:cs="Times New Roman" w:hint="eastAsia"/>
          <w:sz w:val="24"/>
          <w:szCs w:val="24"/>
        </w:rPr>
        <w:t>。</w:t>
      </w:r>
    </w:p>
    <w:p w14:paraId="682C36A2" w14:textId="621D1F95" w:rsidR="00DC6100" w:rsidRDefault="00DC6100" w:rsidP="00AB4A11">
      <w:pPr>
        <w:rPr>
          <w:rFonts w:ascii="宋体" w:eastAsia="宋体" w:hAnsi="宋体"/>
          <w:sz w:val="24"/>
          <w:szCs w:val="24"/>
        </w:rPr>
      </w:pPr>
      <w:r>
        <w:rPr>
          <w:rFonts w:ascii="宋体" w:eastAsia="宋体" w:hAnsi="宋体" w:hint="eastAsia"/>
          <w:sz w:val="24"/>
          <w:szCs w:val="24"/>
        </w:rPr>
        <w:t>（</w:t>
      </w:r>
      <w:r w:rsidRPr="003F3C2A">
        <w:rPr>
          <w:rFonts w:ascii="Times New Roman" w:eastAsia="宋体" w:hAnsi="Times New Roman" w:cs="Times New Roman"/>
          <w:sz w:val="24"/>
          <w:szCs w:val="24"/>
        </w:rPr>
        <w:t>3</w:t>
      </w:r>
      <w:r>
        <w:rPr>
          <w:rFonts w:ascii="宋体" w:eastAsia="宋体" w:hAnsi="宋体" w:hint="eastAsia"/>
          <w:sz w:val="24"/>
          <w:szCs w:val="24"/>
        </w:rPr>
        <w:t>）</w:t>
      </w:r>
      <w:r w:rsidRPr="00105A0F">
        <w:rPr>
          <w:rFonts w:ascii="Times New Roman" w:eastAsia="宋体" w:hAnsi="Times New Roman" w:cs="Times New Roman"/>
          <w:sz w:val="24"/>
          <w:szCs w:val="24"/>
        </w:rPr>
        <w:t>Redis</w:t>
      </w:r>
      <w:r>
        <w:rPr>
          <w:rFonts w:ascii="宋体" w:eastAsia="宋体" w:hAnsi="宋体" w:hint="eastAsia"/>
          <w:sz w:val="24"/>
          <w:szCs w:val="24"/>
        </w:rPr>
        <w:t>缓存的设计</w:t>
      </w:r>
    </w:p>
    <w:p w14:paraId="3C02FFCB" w14:textId="073A1B05" w:rsidR="00BB3203" w:rsidRDefault="00732265" w:rsidP="00BB32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lastRenderedPageBreak/>
        <w:t>在初始化数据阶段，每录入一个展品，就将其对应的</w:t>
      </w:r>
      <w:r w:rsidRPr="00C044FE">
        <w:rPr>
          <w:rFonts w:ascii="Times New Roman" w:eastAsia="仿宋" w:hAnsi="Times New Roman" w:cs="Times New Roman"/>
          <w:sz w:val="24"/>
          <w:szCs w:val="24"/>
        </w:rPr>
        <w:t>UUID</w:t>
      </w:r>
      <w:r>
        <w:rPr>
          <w:rFonts w:ascii="仿宋" w:eastAsia="仿宋" w:hAnsi="仿宋" w:hint="eastAsia"/>
          <w:sz w:val="24"/>
          <w:szCs w:val="24"/>
        </w:rPr>
        <w:t>值放入</w:t>
      </w:r>
      <w:r w:rsidRPr="00C044FE">
        <w:rPr>
          <w:rFonts w:ascii="Times New Roman" w:eastAsia="仿宋" w:hAnsi="Times New Roman" w:cs="Times New Roman"/>
          <w:sz w:val="24"/>
          <w:szCs w:val="24"/>
        </w:rPr>
        <w:t>pid</w:t>
      </w:r>
      <w:r>
        <w:rPr>
          <w:rFonts w:ascii="仿宋" w:eastAsia="仿宋" w:hAnsi="仿宋" w:hint="eastAsia"/>
          <w:sz w:val="24"/>
          <w:szCs w:val="24"/>
        </w:rPr>
        <w:t>数组中，并且将这个</w:t>
      </w:r>
      <w:r w:rsidRPr="00C044FE">
        <w:rPr>
          <w:rFonts w:ascii="Times New Roman" w:eastAsia="仿宋" w:hAnsi="Times New Roman" w:cs="Times New Roman"/>
          <w:sz w:val="24"/>
          <w:szCs w:val="24"/>
        </w:rPr>
        <w:t>UUID</w:t>
      </w:r>
      <w:r>
        <w:rPr>
          <w:rFonts w:ascii="仿宋" w:eastAsia="仿宋" w:hAnsi="仿宋" w:hint="eastAsia"/>
          <w:sz w:val="24"/>
          <w:szCs w:val="24"/>
        </w:rPr>
        <w:t>值映射到展品自身的字段数组中。</w:t>
      </w:r>
      <w:r w:rsidR="00BB3203">
        <w:rPr>
          <w:rFonts w:ascii="仿宋" w:eastAsia="仿宋" w:hAnsi="仿宋" w:hint="eastAsia"/>
          <w:sz w:val="24"/>
          <w:szCs w:val="24"/>
        </w:rPr>
        <w:t>这样，可以通过</w:t>
      </w:r>
      <w:r w:rsidR="00BB3203" w:rsidRPr="00BB3203">
        <w:rPr>
          <w:rFonts w:ascii="Times New Roman" w:eastAsia="仿宋" w:hAnsi="Times New Roman" w:cs="Times New Roman"/>
          <w:sz w:val="24"/>
          <w:szCs w:val="24"/>
        </w:rPr>
        <w:t>Redis</w:t>
      </w:r>
      <w:r w:rsidR="00BB3203">
        <w:rPr>
          <w:rFonts w:ascii="仿宋" w:eastAsia="仿宋" w:hAnsi="仿宋" w:hint="eastAsia"/>
          <w:sz w:val="24"/>
          <w:szCs w:val="24"/>
        </w:rPr>
        <w:t>中的</w:t>
      </w:r>
      <w:r w:rsidR="00BB3203" w:rsidRPr="00BB3203">
        <w:rPr>
          <w:rFonts w:ascii="Times New Roman" w:eastAsia="仿宋" w:hAnsi="Times New Roman" w:cs="Times New Roman"/>
          <w:sz w:val="24"/>
          <w:szCs w:val="24"/>
        </w:rPr>
        <w:t>lrange</w:t>
      </w:r>
      <w:r w:rsidR="00BB3203">
        <w:rPr>
          <w:rFonts w:ascii="仿宋" w:eastAsia="仿宋" w:hAnsi="仿宋" w:hint="eastAsia"/>
          <w:sz w:val="24"/>
          <w:szCs w:val="24"/>
        </w:rPr>
        <w:t>方法直接获取全部的</w:t>
      </w:r>
      <w:r w:rsidR="00BB3203" w:rsidRPr="00BB3203">
        <w:rPr>
          <w:rFonts w:ascii="Times New Roman" w:eastAsia="仿宋" w:hAnsi="Times New Roman" w:cs="Times New Roman"/>
          <w:sz w:val="24"/>
          <w:szCs w:val="24"/>
        </w:rPr>
        <w:t>pid</w:t>
      </w:r>
      <w:r w:rsidR="00BB3203">
        <w:rPr>
          <w:rFonts w:ascii="仿宋" w:eastAsia="仿宋" w:hAnsi="仿宋" w:hint="eastAsia"/>
          <w:sz w:val="24"/>
          <w:szCs w:val="24"/>
        </w:rPr>
        <w:t>而不需要通过</w:t>
      </w:r>
      <w:r w:rsidR="00BB3203" w:rsidRPr="00BB3203">
        <w:rPr>
          <w:rFonts w:ascii="Times New Roman" w:eastAsia="仿宋" w:hAnsi="Times New Roman" w:cs="Times New Roman"/>
          <w:sz w:val="24"/>
          <w:szCs w:val="24"/>
        </w:rPr>
        <w:t>keys *</w:t>
      </w:r>
      <w:r w:rsidR="00BB3203">
        <w:rPr>
          <w:rFonts w:ascii="Times New Roman" w:eastAsia="仿宋" w:hAnsi="Times New Roman" w:cs="Times New Roman" w:hint="eastAsia"/>
          <w:sz w:val="24"/>
          <w:szCs w:val="24"/>
        </w:rPr>
        <w:t>这种耗时的办法，提高了性能</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w:instrText>
      </w:r>
      <w:r w:rsidR="00DF6879" w:rsidRPr="00DF6879">
        <w:rPr>
          <w:rFonts w:ascii="Times New Roman" w:eastAsia="仿宋" w:hAnsi="Times New Roman" w:cs="Times New Roman" w:hint="eastAsia"/>
          <w:sz w:val="24"/>
          <w:szCs w:val="24"/>
          <w:vertAlign w:val="superscript"/>
        </w:rPr>
        <w:instrText>REF _Ref100159132 \r \h</w:instrText>
      </w:r>
      <w:r w:rsidR="00DF6879" w:rsidRPr="00DF6879">
        <w:rPr>
          <w:rFonts w:ascii="Times New Roman" w:eastAsia="仿宋" w:hAnsi="Times New Roman" w:cs="Times New Roman"/>
          <w:sz w:val="24"/>
          <w:szCs w:val="24"/>
          <w:vertAlign w:val="superscript"/>
        </w:rPr>
        <w:instrText xml:space="preserve"> </w:instrText>
      </w:r>
      <w:r w:rsidR="00DF6879">
        <w:rPr>
          <w:rFonts w:ascii="Times New Roman" w:eastAsia="仿宋" w:hAnsi="Times New Roman" w:cs="Times New Roman"/>
          <w:sz w:val="24"/>
          <w:szCs w:val="24"/>
          <w:vertAlign w:val="superscript"/>
        </w:rPr>
        <w:instrText xml:space="preserve">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[11]</w:t>
      </w:r>
      <w:r w:rsidR="00DF6879" w:rsidRPr="00DF6879">
        <w:rPr>
          <w:rFonts w:ascii="Times New Roman" w:eastAsia="仿宋" w:hAnsi="Times New Roman" w:cs="Times New Roman"/>
          <w:sz w:val="24"/>
          <w:szCs w:val="24"/>
          <w:vertAlign w:val="superscript"/>
        </w:rPr>
        <w:fldChar w:fldCharType="end"/>
      </w:r>
      <w:r w:rsidR="00BB3203">
        <w:rPr>
          <w:rFonts w:ascii="Times New Roman" w:eastAsia="仿宋" w:hAnsi="Times New Roman" w:cs="Times New Roman" w:hint="eastAsia"/>
          <w:sz w:val="24"/>
          <w:szCs w:val="24"/>
        </w:rPr>
        <w:t>。</w:t>
      </w:r>
      <w:r w:rsidR="00AD7D69">
        <w:rPr>
          <w:rFonts w:ascii="Times New Roman" w:eastAsia="仿宋" w:hAnsi="Times New Roman" w:cs="Times New Roman" w:hint="eastAsia"/>
          <w:sz w:val="24"/>
          <w:szCs w:val="24"/>
        </w:rPr>
        <w:t>客户端并不直接连接</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服务，而且通过</w:t>
      </w:r>
      <w:r w:rsidR="00AD7D69">
        <w:rPr>
          <w:rFonts w:ascii="Times New Roman" w:eastAsia="仿宋" w:hAnsi="Times New Roman" w:cs="Times New Roman" w:hint="eastAsia"/>
          <w:sz w:val="24"/>
          <w:szCs w:val="24"/>
        </w:rPr>
        <w:t>RPC</w:t>
      </w:r>
      <w:r w:rsidR="00AD7D69">
        <w:rPr>
          <w:rFonts w:ascii="Times New Roman" w:eastAsia="仿宋" w:hAnsi="Times New Roman" w:cs="Times New Roman" w:hint="eastAsia"/>
          <w:sz w:val="24"/>
          <w:szCs w:val="24"/>
        </w:rPr>
        <w:t>调用以后，后端通过</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客户端向</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edis-server</w:t>
      </w:r>
      <w:r w:rsidR="00AD7D69">
        <w:rPr>
          <w:rFonts w:ascii="Times New Roman" w:eastAsia="仿宋" w:hAnsi="Times New Roman" w:cs="Times New Roman" w:hint="eastAsia"/>
          <w:sz w:val="24"/>
          <w:szCs w:val="24"/>
        </w:rPr>
        <w:t>发出命令以获取相应的数据</w:t>
      </w:r>
      <w:r w:rsidR="006E03F0">
        <w:rPr>
          <w:rFonts w:ascii="Times New Roman" w:eastAsia="仿宋" w:hAnsi="Times New Roman" w:cs="Times New Roman" w:hint="eastAsia"/>
          <w:sz w:val="24"/>
          <w:szCs w:val="24"/>
        </w:rPr>
        <w:t>。与展品相关的三个</w:t>
      </w:r>
      <w:r w:rsidR="006E03F0">
        <w:rPr>
          <w:rFonts w:ascii="Times New Roman" w:eastAsia="仿宋" w:hAnsi="Times New Roman" w:cs="Times New Roman" w:hint="eastAsia"/>
          <w:sz w:val="24"/>
          <w:szCs w:val="24"/>
        </w:rPr>
        <w:t>RPC</w:t>
      </w:r>
      <w:r w:rsidR="006E03F0">
        <w:rPr>
          <w:rFonts w:ascii="Times New Roman" w:eastAsia="仿宋" w:hAnsi="Times New Roman" w:cs="Times New Roman" w:hint="eastAsia"/>
          <w:sz w:val="24"/>
          <w:szCs w:val="24"/>
        </w:rPr>
        <w:t>调用的方法逻辑如下：</w:t>
      </w:r>
    </w:p>
    <w:p w14:paraId="4D5396B1" w14:textId="1398DD59" w:rsidR="006E03F0" w:rsidRPr="005A1D54" w:rsidRDefault="00D05545"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OnQuery</w:t>
      </w:r>
      <w:r w:rsidR="005A1D54">
        <w:rPr>
          <w:rFonts w:ascii="Times New Roman" w:eastAsia="仿宋" w:hAnsi="Times New Roman" w:cs="Times New Roman" w:hint="eastAsia"/>
          <w:sz w:val="24"/>
          <w:szCs w:val="24"/>
        </w:rPr>
        <w:t>(</w:t>
      </w:r>
      <w:r w:rsidR="005A1D54">
        <w:rPr>
          <w:rFonts w:ascii="Times New Roman" w:eastAsia="仿宋" w:hAnsi="Times New Roman" w:cs="Times New Roman"/>
          <w:sz w:val="24"/>
          <w:szCs w:val="24"/>
        </w:rPr>
        <w:t>in)</w:t>
      </w:r>
      <w:r w:rsidRPr="005A1D54">
        <w:rPr>
          <w:rFonts w:ascii="Times New Roman" w:eastAsia="仿宋" w:hAnsi="Times New Roman" w:cs="Times New Roman"/>
          <w:sz w:val="24"/>
          <w:szCs w:val="24"/>
        </w:rPr>
        <w:t xml:space="preserve"> -&gt; PostReply</w:t>
      </w:r>
      <w:r w:rsidR="005A3611" w:rsidRPr="005A1D54">
        <w:rPr>
          <w:rFonts w:ascii="Times New Roman" w:eastAsia="仿宋" w:hAnsi="Times New Roman" w:cs="Times New Roman"/>
          <w:sz w:val="24"/>
          <w:szCs w:val="24"/>
        </w:rPr>
        <w:t>:</w:t>
      </w:r>
      <w:r w:rsidR="005A1D54">
        <w:rPr>
          <w:rFonts w:ascii="Times New Roman" w:eastAsia="仿宋" w:hAnsi="Times New Roman" w:cs="Times New Roman"/>
          <w:sz w:val="24"/>
          <w:szCs w:val="24"/>
        </w:rPr>
        <w:t xml:space="preserve"> </w:t>
      </w:r>
      <w:r w:rsidR="00D766C2">
        <w:rPr>
          <w:rFonts w:ascii="Times New Roman" w:eastAsia="仿宋" w:hAnsi="Times New Roman" w:cs="Times New Roman" w:hint="eastAsia"/>
          <w:sz w:val="24"/>
          <w:szCs w:val="24"/>
        </w:rPr>
        <w:t>后端将</w:t>
      </w:r>
      <w:r w:rsidR="00D766C2">
        <w:rPr>
          <w:rFonts w:ascii="Times New Roman" w:eastAsia="仿宋" w:hAnsi="Times New Roman" w:cs="Times New Roman" w:hint="eastAsia"/>
          <w:sz w:val="24"/>
          <w:szCs w:val="24"/>
        </w:rPr>
        <w:t>in</w:t>
      </w:r>
      <w:r w:rsidR="00D766C2">
        <w:rPr>
          <w:rFonts w:ascii="Times New Roman" w:eastAsia="仿宋" w:hAnsi="Times New Roman" w:cs="Times New Roman" w:hint="eastAsia"/>
          <w:sz w:val="24"/>
          <w:szCs w:val="24"/>
        </w:rPr>
        <w:t>参数中的</w:t>
      </w:r>
      <w:r w:rsidR="00D766C2">
        <w:rPr>
          <w:rFonts w:ascii="Times New Roman" w:eastAsia="仿宋" w:hAnsi="Times New Roman" w:cs="Times New Roman" w:hint="eastAsia"/>
          <w:sz w:val="24"/>
          <w:szCs w:val="24"/>
        </w:rPr>
        <w:t>id</w:t>
      </w:r>
      <w:r w:rsidR="00D766C2">
        <w:rPr>
          <w:rFonts w:ascii="Times New Roman" w:eastAsia="仿宋" w:hAnsi="Times New Roman" w:cs="Times New Roman" w:hint="eastAsia"/>
          <w:sz w:val="24"/>
          <w:szCs w:val="24"/>
        </w:rPr>
        <w:t>值解析为</w:t>
      </w:r>
      <w:r w:rsidR="00D766C2">
        <w:rPr>
          <w:rFonts w:ascii="Times New Roman" w:eastAsia="仿宋" w:hAnsi="Times New Roman" w:cs="Times New Roman" w:hint="eastAsia"/>
          <w:sz w:val="24"/>
          <w:szCs w:val="24"/>
        </w:rPr>
        <w:t>UUID</w:t>
      </w:r>
      <w:r w:rsidR="00F17FC2">
        <w:rPr>
          <w:rFonts w:ascii="Times New Roman" w:eastAsia="仿宋" w:hAnsi="Times New Roman" w:cs="Times New Roman" w:hint="eastAsia"/>
          <w:sz w:val="24"/>
          <w:szCs w:val="24"/>
        </w:rPr>
        <w:t>，若解析失败，将返回</w:t>
      </w:r>
      <w:r w:rsidR="00F17FC2">
        <w:rPr>
          <w:rFonts w:ascii="Times New Roman" w:eastAsia="仿宋" w:hAnsi="Times New Roman" w:cs="Times New Roman" w:hint="eastAsia"/>
          <w:sz w:val="24"/>
          <w:szCs w:val="24"/>
        </w:rPr>
        <w:t>INVALID</w:t>
      </w:r>
      <w:r w:rsidR="00F17FC2">
        <w:rPr>
          <w:rFonts w:ascii="Times New Roman" w:eastAsia="仿宋" w:hAnsi="Times New Roman" w:cs="Times New Roman"/>
          <w:sz w:val="24"/>
          <w:szCs w:val="24"/>
        </w:rPr>
        <w:t>_POST_ID</w:t>
      </w:r>
      <w:r w:rsidR="002F3AFC">
        <w:rPr>
          <w:rFonts w:ascii="Times New Roman" w:eastAsia="仿宋" w:hAnsi="Times New Roman" w:cs="Times New Roman" w:hint="eastAsia"/>
          <w:sz w:val="24"/>
          <w:szCs w:val="24"/>
        </w:rPr>
        <w:t>。若解析成功后在</w:t>
      </w:r>
      <w:r w:rsidR="002F3AFC">
        <w:rPr>
          <w:rFonts w:ascii="Times New Roman" w:eastAsia="仿宋" w:hAnsi="Times New Roman" w:cs="Times New Roman" w:hint="eastAsia"/>
          <w:sz w:val="24"/>
          <w:szCs w:val="24"/>
        </w:rPr>
        <w:t>R</w:t>
      </w:r>
      <w:r w:rsidR="002F3AFC">
        <w:rPr>
          <w:rFonts w:ascii="Times New Roman" w:eastAsia="仿宋" w:hAnsi="Times New Roman" w:cs="Times New Roman"/>
          <w:sz w:val="24"/>
          <w:szCs w:val="24"/>
        </w:rPr>
        <w:t>edis</w:t>
      </w:r>
      <w:r w:rsidR="002F3AFC">
        <w:rPr>
          <w:rFonts w:ascii="Times New Roman" w:eastAsia="仿宋" w:hAnsi="Times New Roman" w:cs="Times New Roman" w:hint="eastAsia"/>
          <w:sz w:val="24"/>
          <w:szCs w:val="24"/>
        </w:rPr>
        <w:t>缓存未命中则会请求</w:t>
      </w:r>
      <w:r w:rsidR="002F3AFC">
        <w:rPr>
          <w:rFonts w:ascii="Times New Roman" w:eastAsia="仿宋" w:hAnsi="Times New Roman" w:cs="Times New Roman" w:hint="eastAsia"/>
          <w:sz w:val="24"/>
          <w:szCs w:val="24"/>
        </w:rPr>
        <w:t>M</w:t>
      </w:r>
      <w:r w:rsidR="002F3AFC">
        <w:rPr>
          <w:rFonts w:ascii="Times New Roman" w:eastAsia="仿宋" w:hAnsi="Times New Roman" w:cs="Times New Roman"/>
          <w:sz w:val="24"/>
          <w:szCs w:val="24"/>
        </w:rPr>
        <w:t>ySQL</w:t>
      </w:r>
      <w:r w:rsidR="002F3AFC">
        <w:rPr>
          <w:rFonts w:ascii="Times New Roman" w:eastAsia="仿宋" w:hAnsi="Times New Roman" w:cs="Times New Roman" w:hint="eastAsia"/>
          <w:sz w:val="24"/>
          <w:szCs w:val="24"/>
        </w:rPr>
        <w:t>中的数据，若依然没有相同的</w:t>
      </w:r>
      <w:r w:rsidR="002F3AFC">
        <w:rPr>
          <w:rFonts w:ascii="Times New Roman" w:eastAsia="仿宋" w:hAnsi="Times New Roman" w:cs="Times New Roman" w:hint="eastAsia"/>
          <w:sz w:val="24"/>
          <w:szCs w:val="24"/>
        </w:rPr>
        <w:t>UUID</w:t>
      </w:r>
      <w:r w:rsidR="002F3AFC">
        <w:rPr>
          <w:rFonts w:ascii="Times New Roman" w:eastAsia="仿宋" w:hAnsi="Times New Roman" w:cs="Times New Roman" w:hint="eastAsia"/>
          <w:sz w:val="24"/>
          <w:szCs w:val="24"/>
        </w:rPr>
        <w:t>则返回</w:t>
      </w:r>
      <w:r w:rsidR="002F3AFC">
        <w:rPr>
          <w:rFonts w:ascii="Times New Roman" w:eastAsia="仿宋" w:hAnsi="Times New Roman" w:cs="Times New Roman" w:hint="eastAsia"/>
          <w:sz w:val="24"/>
          <w:szCs w:val="24"/>
        </w:rPr>
        <w:t>NON</w:t>
      </w:r>
      <w:r w:rsidR="002F3AFC">
        <w:rPr>
          <w:rFonts w:ascii="Times New Roman" w:eastAsia="仿宋" w:hAnsi="Times New Roman" w:cs="Times New Roman"/>
          <w:sz w:val="24"/>
          <w:szCs w:val="24"/>
        </w:rPr>
        <w:t>EXISTENT_POST</w:t>
      </w:r>
      <w:r w:rsidR="002F3AFC">
        <w:rPr>
          <w:rFonts w:ascii="Times New Roman" w:eastAsia="仿宋" w:hAnsi="Times New Roman" w:cs="Times New Roman" w:hint="eastAsia"/>
          <w:sz w:val="24"/>
          <w:szCs w:val="24"/>
        </w:rPr>
        <w:t>。</w:t>
      </w:r>
      <w:r w:rsidR="001F777E">
        <w:rPr>
          <w:rFonts w:ascii="Times New Roman" w:eastAsia="仿宋" w:hAnsi="Times New Roman" w:cs="Times New Roman" w:hint="eastAsia"/>
          <w:sz w:val="24"/>
          <w:szCs w:val="24"/>
        </w:rPr>
        <w:t>只有</w:t>
      </w:r>
      <w:r w:rsidR="001F777E">
        <w:rPr>
          <w:rFonts w:ascii="Times New Roman" w:eastAsia="仿宋" w:hAnsi="Times New Roman" w:cs="Times New Roman" w:hint="eastAsia"/>
          <w:sz w:val="24"/>
          <w:szCs w:val="24"/>
        </w:rPr>
        <w:t>R</w:t>
      </w:r>
      <w:r w:rsidR="001F777E">
        <w:rPr>
          <w:rFonts w:ascii="Times New Roman" w:eastAsia="仿宋" w:hAnsi="Times New Roman" w:cs="Times New Roman"/>
          <w:sz w:val="24"/>
          <w:szCs w:val="24"/>
        </w:rPr>
        <w:t>edis</w:t>
      </w:r>
      <w:r w:rsidR="001F777E">
        <w:rPr>
          <w:rFonts w:ascii="Times New Roman" w:eastAsia="仿宋" w:hAnsi="Times New Roman" w:cs="Times New Roman" w:hint="eastAsia"/>
          <w:sz w:val="24"/>
          <w:szCs w:val="24"/>
        </w:rPr>
        <w:t>缓存命中或者未命中时能从</w:t>
      </w:r>
      <w:r w:rsidR="001F777E">
        <w:rPr>
          <w:rFonts w:ascii="Times New Roman" w:eastAsia="仿宋" w:hAnsi="Times New Roman" w:cs="Times New Roman" w:hint="eastAsia"/>
          <w:sz w:val="24"/>
          <w:szCs w:val="24"/>
        </w:rPr>
        <w:t>M</w:t>
      </w:r>
      <w:r w:rsidR="001F777E">
        <w:rPr>
          <w:rFonts w:ascii="Times New Roman" w:eastAsia="仿宋" w:hAnsi="Times New Roman" w:cs="Times New Roman"/>
          <w:sz w:val="24"/>
          <w:szCs w:val="24"/>
        </w:rPr>
        <w:t>ySQL</w:t>
      </w:r>
      <w:r w:rsidR="001F777E">
        <w:rPr>
          <w:rFonts w:ascii="Times New Roman" w:eastAsia="仿宋" w:hAnsi="Times New Roman" w:cs="Times New Roman" w:hint="eastAsia"/>
          <w:sz w:val="24"/>
          <w:szCs w:val="24"/>
        </w:rPr>
        <w:t>获取到数据的情况下才会返回要查询的帖子。</w:t>
      </w:r>
    </w:p>
    <w:p w14:paraId="67367EBD" w14:textId="01ECEDC0"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OnFetchAll</w:t>
      </w:r>
      <w:r w:rsidR="005A1D54">
        <w:rPr>
          <w:rFonts w:ascii="Times New Roman" w:eastAsia="仿宋" w:hAnsi="Times New Roman" w:cs="Times New Roman"/>
          <w:sz w:val="24"/>
          <w:szCs w:val="24"/>
        </w:rPr>
        <w:t>()</w:t>
      </w:r>
      <w:r w:rsidRPr="005A1D54">
        <w:rPr>
          <w:rFonts w:ascii="Times New Roman" w:eastAsia="仿宋" w:hAnsi="Times New Roman" w:cs="Times New Roman"/>
          <w:sz w:val="24"/>
          <w:szCs w:val="24"/>
        </w:rPr>
        <w:t xml:space="preserve"> -&gt; Posts:</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当用户滑动到展品栏时，会触发</w:t>
      </w:r>
      <w:r w:rsidR="0015475D">
        <w:rPr>
          <w:rFonts w:ascii="Times New Roman" w:eastAsia="仿宋" w:hAnsi="Times New Roman" w:cs="Times New Roman" w:hint="eastAsia"/>
          <w:sz w:val="24"/>
          <w:szCs w:val="24"/>
        </w:rPr>
        <w:t>On</w:t>
      </w:r>
      <w:r w:rsidR="0015475D">
        <w:rPr>
          <w:rFonts w:ascii="Times New Roman" w:eastAsia="仿宋" w:hAnsi="Times New Roman" w:cs="Times New Roman"/>
          <w:sz w:val="24"/>
          <w:szCs w:val="24"/>
        </w:rPr>
        <w:t xml:space="preserve">FetchAll </w:t>
      </w:r>
      <w:r w:rsidR="0015475D">
        <w:rPr>
          <w:rFonts w:ascii="Times New Roman" w:eastAsia="仿宋" w:hAnsi="Times New Roman" w:cs="Times New Roman" w:hint="eastAsia"/>
          <w:sz w:val="24"/>
          <w:szCs w:val="24"/>
        </w:rPr>
        <w:t>RPC</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方法，该方法请求后端一次性发送所有的藏品</w:t>
      </w:r>
      <w:r w:rsidR="000664CB">
        <w:rPr>
          <w:rFonts w:ascii="Times New Roman" w:eastAsia="仿宋" w:hAnsi="Times New Roman" w:cs="Times New Roman" w:hint="eastAsia"/>
          <w:sz w:val="24"/>
          <w:szCs w:val="24"/>
        </w:rPr>
        <w:t>信息</w:t>
      </w:r>
      <w:r w:rsidR="0015475D">
        <w:rPr>
          <w:rFonts w:ascii="Times New Roman" w:eastAsia="仿宋" w:hAnsi="Times New Roman" w:cs="Times New Roman" w:hint="eastAsia"/>
          <w:sz w:val="24"/>
          <w:szCs w:val="24"/>
        </w:rPr>
        <w:t>。</w:t>
      </w:r>
      <w:r w:rsidR="004077CD">
        <w:rPr>
          <w:rFonts w:ascii="Times New Roman" w:eastAsia="仿宋" w:hAnsi="Times New Roman" w:cs="Times New Roman" w:hint="eastAsia"/>
          <w:sz w:val="24"/>
          <w:szCs w:val="24"/>
        </w:rPr>
        <w:t>当系统初始化成功后该方法总是调用成功。</w:t>
      </w:r>
    </w:p>
    <w:p w14:paraId="360F529B" w14:textId="21AB4E96"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OnSearch</w:t>
      </w:r>
      <w:r w:rsidR="005A1D54">
        <w:rPr>
          <w:rFonts w:ascii="Times New Roman" w:eastAsia="仿宋" w:hAnsi="Times New Roman" w:cs="Times New Roman"/>
          <w:sz w:val="24"/>
          <w:szCs w:val="24"/>
        </w:rPr>
        <w:t>(token)</w:t>
      </w:r>
      <w:r w:rsidRPr="005A1D54">
        <w:rPr>
          <w:rFonts w:ascii="Times New Roman" w:eastAsia="仿宋" w:hAnsi="Times New Roman" w:cs="Times New Roman"/>
          <w:sz w:val="24"/>
          <w:szCs w:val="24"/>
        </w:rPr>
        <w:t xml:space="preserve"> -&gt; Posts:</w:t>
      </w:r>
      <w:r w:rsidR="00F33AA2">
        <w:rPr>
          <w:rFonts w:ascii="Times New Roman" w:eastAsia="仿宋" w:hAnsi="Times New Roman" w:cs="Times New Roman" w:hint="eastAsia"/>
          <w:sz w:val="24"/>
          <w:szCs w:val="24"/>
        </w:rPr>
        <w:t>用户将搜索的关键字通过</w:t>
      </w:r>
      <w:r w:rsidR="00F33AA2">
        <w:rPr>
          <w:rFonts w:ascii="Times New Roman" w:eastAsia="仿宋" w:hAnsi="Times New Roman" w:cs="Times New Roman" w:hint="eastAsia"/>
          <w:sz w:val="24"/>
          <w:szCs w:val="24"/>
        </w:rPr>
        <w:t>O</w:t>
      </w:r>
      <w:r w:rsidR="00F33AA2">
        <w:rPr>
          <w:rFonts w:ascii="Times New Roman" w:eastAsia="仿宋" w:hAnsi="Times New Roman" w:cs="Times New Roman"/>
          <w:sz w:val="24"/>
          <w:szCs w:val="24"/>
        </w:rPr>
        <w:t>nSearch RPC</w:t>
      </w:r>
      <w:r w:rsidR="00F33AA2">
        <w:rPr>
          <w:rFonts w:ascii="Times New Roman" w:eastAsia="仿宋" w:hAnsi="Times New Roman" w:cs="Times New Roman" w:hint="eastAsia"/>
          <w:sz w:val="24"/>
          <w:szCs w:val="24"/>
        </w:rPr>
        <w:t>方法发送到后端，后端与</w:t>
      </w:r>
      <w:r w:rsidR="00F33AA2">
        <w:rPr>
          <w:rFonts w:ascii="Times New Roman" w:eastAsia="仿宋" w:hAnsi="Times New Roman" w:cs="Times New Roman" w:hint="eastAsia"/>
          <w:sz w:val="24"/>
          <w:szCs w:val="24"/>
        </w:rPr>
        <w:t>Mei</w:t>
      </w:r>
      <w:r w:rsidR="00F33AA2">
        <w:rPr>
          <w:rFonts w:ascii="Times New Roman" w:eastAsia="仿宋" w:hAnsi="Times New Roman" w:cs="Times New Roman"/>
          <w:sz w:val="24"/>
          <w:szCs w:val="24"/>
        </w:rPr>
        <w:t>liSearch</w:t>
      </w:r>
      <w:r w:rsidR="00F33AA2">
        <w:rPr>
          <w:rFonts w:ascii="Times New Roman" w:eastAsia="仿宋" w:hAnsi="Times New Roman" w:cs="Times New Roman" w:hint="eastAsia"/>
          <w:sz w:val="24"/>
          <w:szCs w:val="24"/>
        </w:rPr>
        <w:t>通信，</w:t>
      </w:r>
      <w:r w:rsidR="00F33AA2">
        <w:rPr>
          <w:rFonts w:ascii="Times New Roman" w:eastAsia="仿宋" w:hAnsi="Times New Roman" w:cs="Times New Roman" w:hint="eastAsia"/>
          <w:sz w:val="24"/>
          <w:szCs w:val="24"/>
        </w:rPr>
        <w:t>M</w:t>
      </w:r>
      <w:r w:rsidR="00F33AA2">
        <w:rPr>
          <w:rFonts w:ascii="Times New Roman" w:eastAsia="仿宋" w:hAnsi="Times New Roman" w:cs="Times New Roman"/>
          <w:sz w:val="24"/>
          <w:szCs w:val="24"/>
        </w:rPr>
        <w:t>eiliSearch</w:t>
      </w:r>
      <w:r w:rsidR="00F33AA2">
        <w:rPr>
          <w:rFonts w:ascii="Times New Roman" w:eastAsia="仿宋" w:hAnsi="Times New Roman" w:cs="Times New Roman" w:hint="eastAsia"/>
          <w:sz w:val="24"/>
          <w:szCs w:val="24"/>
        </w:rPr>
        <w:t>代理了后端的搜索服务并返回命中关键字的所有藏品信息。</w:t>
      </w:r>
    </w:p>
    <w:p w14:paraId="0EDBD2F1" w14:textId="77777777" w:rsidR="00374A4F" w:rsidRDefault="00374A4F" w:rsidP="00AB4A11">
      <w:pPr>
        <w:rPr>
          <w:rFonts w:ascii="宋体" w:eastAsia="宋体" w:hAnsi="宋体"/>
          <w:sz w:val="24"/>
          <w:szCs w:val="24"/>
        </w:rPr>
      </w:pPr>
    </w:p>
    <w:p w14:paraId="00B957D7" w14:textId="4174693D" w:rsidR="00DC6100" w:rsidRPr="00AB4A11" w:rsidRDefault="00DC6100" w:rsidP="0036387F">
      <w:pPr>
        <w:spacing w:line="300" w:lineRule="auto"/>
        <w:rPr>
          <w:rFonts w:ascii="宋体" w:eastAsia="宋体" w:hAnsi="宋体"/>
          <w:sz w:val="24"/>
          <w:szCs w:val="24"/>
        </w:rPr>
      </w:pPr>
      <w:r>
        <w:rPr>
          <w:rFonts w:ascii="宋体" w:eastAsia="宋体" w:hAnsi="宋体" w:hint="eastAsia"/>
          <w:sz w:val="24"/>
          <w:szCs w:val="24"/>
        </w:rPr>
        <w:t>（</w:t>
      </w:r>
      <w:r w:rsidRPr="00C419DD">
        <w:rPr>
          <w:rFonts w:ascii="Times New Roman" w:eastAsia="宋体" w:hAnsi="Times New Roman" w:cs="Times New Roman"/>
          <w:sz w:val="24"/>
          <w:szCs w:val="24"/>
        </w:rPr>
        <w:t>4</w:t>
      </w:r>
      <w:r>
        <w:rPr>
          <w:rFonts w:ascii="宋体" w:eastAsia="宋体" w:hAnsi="宋体" w:hint="eastAsia"/>
          <w:sz w:val="24"/>
          <w:szCs w:val="24"/>
        </w:rPr>
        <w:t>）</w:t>
      </w:r>
      <w:r w:rsidRPr="00105A0F">
        <w:rPr>
          <w:rFonts w:ascii="Times New Roman" w:eastAsia="宋体" w:hAnsi="Times New Roman" w:cs="Times New Roman"/>
          <w:sz w:val="24"/>
          <w:szCs w:val="24"/>
        </w:rPr>
        <w:t>MeiliSearch</w:t>
      </w:r>
      <w:r w:rsidR="008D7C42">
        <w:rPr>
          <w:rFonts w:ascii="Times New Roman" w:eastAsia="宋体" w:hAnsi="Times New Roman" w:cs="Times New Roman" w:hint="eastAsia"/>
          <w:sz w:val="24"/>
          <w:szCs w:val="24"/>
        </w:rPr>
        <w:t>引擎</w:t>
      </w:r>
    </w:p>
    <w:p w14:paraId="34489153" w14:textId="06C4332A" w:rsidR="00231656" w:rsidRPr="008209B5" w:rsidRDefault="008209B5" w:rsidP="0036387F">
      <w:pPr>
        <w:spacing w:line="300" w:lineRule="auto"/>
        <w:ind w:firstLineChars="200" w:firstLine="480"/>
        <w:rPr>
          <w:rFonts w:ascii="宋体" w:eastAsia="宋体" w:hAnsi="宋体"/>
          <w:sz w:val="24"/>
          <w:szCs w:val="24"/>
        </w:rPr>
      </w:pPr>
      <w:r w:rsidRPr="008209B5">
        <w:rPr>
          <w:rFonts w:ascii="Times New Roman" w:eastAsia="宋体" w:hAnsi="Times New Roman" w:cs="Times New Roman"/>
          <w:sz w:val="24"/>
          <w:szCs w:val="24"/>
        </w:rPr>
        <w:t>MeiliSearch</w:t>
      </w:r>
      <w:r w:rsidRPr="008209B5">
        <w:rPr>
          <w:rFonts w:ascii="仿宋" w:eastAsia="仿宋" w:hAnsi="仿宋" w:hint="eastAsia"/>
          <w:sz w:val="24"/>
          <w:szCs w:val="24"/>
        </w:rPr>
        <w:t>引擎要求将数据编排成能反序列化到</w:t>
      </w:r>
      <w:r w:rsidRPr="008209B5">
        <w:rPr>
          <w:rFonts w:ascii="Times New Roman" w:eastAsia="宋体" w:hAnsi="Times New Roman" w:cs="Times New Roman"/>
          <w:sz w:val="24"/>
          <w:szCs w:val="24"/>
        </w:rPr>
        <w:t>JSON</w:t>
      </w:r>
      <w:r w:rsidRPr="008209B5">
        <w:rPr>
          <w:rFonts w:ascii="仿宋" w:eastAsia="仿宋" w:hAnsi="仿宋" w:hint="eastAsia"/>
          <w:sz w:val="24"/>
          <w:szCs w:val="24"/>
        </w:rPr>
        <w:t>的格式</w:t>
      </w:r>
      <w:r>
        <w:rPr>
          <w:rFonts w:ascii="仿宋" w:eastAsia="仿宋" w:hAnsi="仿宋" w:hint="eastAsia"/>
          <w:sz w:val="24"/>
          <w:szCs w:val="24"/>
        </w:rPr>
        <w:t>。后端在初始化时与</w:t>
      </w:r>
      <w:r w:rsidRPr="008209B5">
        <w:rPr>
          <w:rFonts w:ascii="Times New Roman" w:eastAsia="仿宋" w:hAnsi="Times New Roman" w:cs="Times New Roman"/>
          <w:sz w:val="24"/>
          <w:szCs w:val="24"/>
        </w:rPr>
        <w:t>MeiliSearch</w:t>
      </w:r>
      <w:r>
        <w:rPr>
          <w:rFonts w:ascii="仿宋" w:eastAsia="仿宋" w:hAnsi="仿宋" w:hint="eastAsia"/>
          <w:sz w:val="24"/>
          <w:szCs w:val="24"/>
        </w:rPr>
        <w:t>进行通信</w:t>
      </w:r>
      <w:r w:rsidR="002349DC">
        <w:rPr>
          <w:rFonts w:ascii="仿宋" w:eastAsia="仿宋" w:hAnsi="仿宋" w:hint="eastAsia"/>
          <w:sz w:val="24"/>
          <w:szCs w:val="24"/>
        </w:rPr>
        <w:t>并完成对藏品各个字段的索引构建。</w:t>
      </w:r>
    </w:p>
    <w:p w14:paraId="53B421DF" w14:textId="77777777" w:rsidR="00D531E4" w:rsidRPr="00374A4F" w:rsidRDefault="00D531E4" w:rsidP="00231656">
      <w:pPr>
        <w:rPr>
          <w:rFonts w:ascii="宋体" w:eastAsia="宋体" w:hAnsi="宋体"/>
        </w:rPr>
      </w:pPr>
    </w:p>
    <w:p w14:paraId="003722DE" w14:textId="0B9EC856" w:rsidR="00231656" w:rsidRDefault="00374A4F" w:rsidP="00231656">
      <w:pPr>
        <w:rPr>
          <w:rFonts w:ascii="宋体" w:eastAsia="宋体" w:hAnsi="宋体"/>
          <w:sz w:val="24"/>
          <w:szCs w:val="24"/>
        </w:rPr>
      </w:pPr>
      <w:r>
        <w:rPr>
          <w:rFonts w:ascii="宋体" w:eastAsia="宋体" w:hAnsi="宋体" w:cs="Times New Roman" w:hint="eastAsia"/>
          <w:sz w:val="24"/>
          <w:szCs w:val="24"/>
        </w:rPr>
        <w:t>（</w:t>
      </w:r>
      <w:r w:rsidRPr="00C419DD">
        <w:rPr>
          <w:rFonts w:ascii="Times New Roman" w:eastAsia="宋体" w:hAnsi="Times New Roman" w:cs="Times New Roman"/>
          <w:sz w:val="24"/>
          <w:szCs w:val="24"/>
        </w:rPr>
        <w:t>5</w:t>
      </w:r>
      <w:r>
        <w:rPr>
          <w:rFonts w:ascii="宋体" w:eastAsia="宋体" w:hAnsi="宋体" w:cs="Times New Roman" w:hint="eastAsia"/>
          <w:sz w:val="24"/>
          <w:szCs w:val="24"/>
        </w:rPr>
        <w:t>）</w:t>
      </w:r>
      <w:r w:rsidRPr="00374A4F">
        <w:rPr>
          <w:rFonts w:ascii="Times New Roman" w:eastAsia="宋体" w:hAnsi="Times New Roman" w:cs="Times New Roman"/>
          <w:sz w:val="24"/>
          <w:szCs w:val="24"/>
        </w:rPr>
        <w:t>Docker-compose</w:t>
      </w:r>
      <w:r w:rsidRPr="00374A4F">
        <w:rPr>
          <w:rFonts w:ascii="宋体" w:eastAsia="宋体" w:hAnsi="宋体" w:hint="eastAsia"/>
          <w:sz w:val="24"/>
          <w:szCs w:val="24"/>
        </w:rPr>
        <w:t>编排容器</w:t>
      </w:r>
      <w:r w:rsidR="00DF6879" w:rsidRPr="00DF6879">
        <w:rPr>
          <w:rFonts w:ascii="Times New Roman" w:eastAsia="宋体" w:hAnsi="Times New Roman" w:cs="Times New Roman"/>
          <w:sz w:val="24"/>
          <w:szCs w:val="24"/>
          <w:vertAlign w:val="superscript"/>
        </w:rPr>
        <w:fldChar w:fldCharType="begin"/>
      </w:r>
      <w:r w:rsidR="00DF6879" w:rsidRPr="00DF6879">
        <w:rPr>
          <w:rFonts w:ascii="Times New Roman" w:eastAsia="宋体" w:hAnsi="Times New Roman" w:cs="Times New Roman"/>
          <w:sz w:val="24"/>
          <w:szCs w:val="24"/>
          <w:vertAlign w:val="superscript"/>
        </w:rPr>
        <w:instrText xml:space="preserve"> REF _Ref100159182 \r \h  \* MERGEFORMAT </w:instrText>
      </w:r>
      <w:r w:rsidR="00DF6879" w:rsidRPr="00DF6879">
        <w:rPr>
          <w:rFonts w:ascii="Times New Roman" w:eastAsia="宋体" w:hAnsi="Times New Roman" w:cs="Times New Roman"/>
          <w:sz w:val="24"/>
          <w:szCs w:val="24"/>
          <w:vertAlign w:val="superscript"/>
        </w:rPr>
      </w:r>
      <w:r w:rsidR="00DF6879" w:rsidRPr="00DF6879">
        <w:rPr>
          <w:rFonts w:ascii="Times New Roman" w:eastAsia="宋体" w:hAnsi="Times New Roman" w:cs="Times New Roman"/>
          <w:sz w:val="24"/>
          <w:szCs w:val="24"/>
          <w:vertAlign w:val="superscript"/>
        </w:rPr>
        <w:fldChar w:fldCharType="separate"/>
      </w:r>
      <w:r w:rsidR="00DF6879" w:rsidRPr="00DF6879">
        <w:rPr>
          <w:rFonts w:ascii="Times New Roman" w:eastAsia="宋体" w:hAnsi="Times New Roman" w:cs="Times New Roman"/>
          <w:sz w:val="24"/>
          <w:szCs w:val="24"/>
          <w:vertAlign w:val="superscript"/>
        </w:rPr>
        <w:t>[12]</w:t>
      </w:r>
      <w:r w:rsidR="00DF6879" w:rsidRPr="00DF6879">
        <w:rPr>
          <w:rFonts w:ascii="Times New Roman" w:eastAsia="宋体" w:hAnsi="Times New Roman" w:cs="Times New Roman"/>
          <w:sz w:val="24"/>
          <w:szCs w:val="24"/>
          <w:vertAlign w:val="superscript"/>
        </w:rPr>
        <w:fldChar w:fldCharType="end"/>
      </w:r>
    </w:p>
    <w:p w14:paraId="5AF37C95" w14:textId="4B86AAB1" w:rsidR="00231656" w:rsidRDefault="001A238F" w:rsidP="001A238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m</w:t>
      </w:r>
      <w:r w:rsidRPr="001A238F">
        <w:rPr>
          <w:rFonts w:ascii="Times New Roman" w:eastAsia="仿宋" w:hAnsi="Times New Roman" w:cs="Times New Roman"/>
          <w:sz w:val="24"/>
          <w:szCs w:val="24"/>
        </w:rPr>
        <w:t>useum</w:t>
      </w:r>
      <w:r>
        <w:rPr>
          <w:rFonts w:ascii="仿宋" w:eastAsia="仿宋" w:hAnsi="仿宋" w:hint="eastAsia"/>
          <w:sz w:val="24"/>
          <w:szCs w:val="24"/>
        </w:rPr>
        <w:t>是主服务，其启动依赖于它将本地的</w:t>
      </w:r>
      <w:r w:rsidRPr="00EF4715">
        <w:rPr>
          <w:rFonts w:ascii="Times New Roman" w:eastAsia="仿宋" w:hAnsi="Times New Roman" w:cs="Times New Roman"/>
          <w:sz w:val="24"/>
          <w:szCs w:val="24"/>
        </w:rPr>
        <w:t>8080</w:t>
      </w:r>
      <w:r>
        <w:rPr>
          <w:rFonts w:ascii="仿宋" w:eastAsia="仿宋" w:hAnsi="仿宋" w:hint="eastAsia"/>
          <w:sz w:val="24"/>
          <w:szCs w:val="24"/>
        </w:rPr>
        <w:t>端口映射到容器中的</w:t>
      </w:r>
      <w:r w:rsidRPr="00EF4715">
        <w:rPr>
          <w:rFonts w:ascii="Times New Roman" w:eastAsia="仿宋" w:hAnsi="Times New Roman" w:cs="Times New Roman"/>
          <w:sz w:val="24"/>
          <w:szCs w:val="24"/>
        </w:rPr>
        <w:t>8080</w:t>
      </w:r>
      <w:r>
        <w:rPr>
          <w:rFonts w:ascii="仿宋" w:eastAsia="仿宋" w:hAnsi="仿宋" w:hint="eastAsia"/>
          <w:sz w:val="24"/>
          <w:szCs w:val="24"/>
        </w:rPr>
        <w:t>端口，启动时依赖于</w:t>
      </w:r>
      <w:r w:rsidRPr="001A238F">
        <w:rPr>
          <w:rFonts w:ascii="Times New Roman" w:eastAsia="仿宋" w:hAnsi="Times New Roman" w:cs="Times New Roman"/>
          <w:sz w:val="24"/>
          <w:szCs w:val="24"/>
        </w:rPr>
        <w:t>redis</w:t>
      </w:r>
      <w:r>
        <w:rPr>
          <w:rFonts w:ascii="仿宋" w:eastAsia="仿宋" w:hAnsi="仿宋" w:hint="eastAsia"/>
          <w:sz w:val="24"/>
          <w:szCs w:val="24"/>
        </w:rPr>
        <w:t>和</w:t>
      </w:r>
      <w:r w:rsidRPr="001A238F">
        <w:rPr>
          <w:rFonts w:ascii="Times New Roman" w:eastAsia="仿宋" w:hAnsi="Times New Roman" w:cs="Times New Roman"/>
          <w:sz w:val="24"/>
          <w:szCs w:val="24"/>
        </w:rPr>
        <w:t>meili</w:t>
      </w:r>
      <w:r>
        <w:rPr>
          <w:rFonts w:ascii="仿宋" w:eastAsia="仿宋" w:hAnsi="仿宋" w:hint="eastAsia"/>
          <w:sz w:val="24"/>
          <w:szCs w:val="24"/>
        </w:rPr>
        <w:t>这两个服务</w:t>
      </w:r>
      <w:r w:rsidR="000D6D10">
        <w:rPr>
          <w:rFonts w:ascii="仿宋" w:eastAsia="仿宋" w:hAnsi="仿宋" w:hint="eastAsia"/>
          <w:sz w:val="24"/>
          <w:szCs w:val="24"/>
        </w:rPr>
        <w:t>。并且它还将当前工作目录映射到</w:t>
      </w:r>
      <w:r w:rsidR="000D6D10" w:rsidRPr="000D6D10">
        <w:rPr>
          <w:rFonts w:ascii="Times New Roman" w:eastAsia="仿宋" w:hAnsi="Times New Roman" w:cs="Times New Roman"/>
          <w:sz w:val="24"/>
          <w:szCs w:val="24"/>
        </w:rPr>
        <w:t>/code</w:t>
      </w:r>
      <w:r w:rsidR="000D6D10">
        <w:rPr>
          <w:rFonts w:ascii="仿宋" w:eastAsia="仿宋" w:hAnsi="仿宋" w:hint="eastAsia"/>
          <w:sz w:val="24"/>
          <w:szCs w:val="24"/>
        </w:rPr>
        <w:t>目录下</w:t>
      </w:r>
      <w:r w:rsidR="00271769">
        <w:rPr>
          <w:rFonts w:ascii="仿宋" w:eastAsia="仿宋" w:hAnsi="仿宋" w:hint="eastAsia"/>
          <w:sz w:val="24"/>
          <w:szCs w:val="24"/>
        </w:rPr>
        <w:t>，方便了即时部署</w:t>
      </w:r>
      <w:r w:rsidR="00D66008">
        <w:rPr>
          <w:rFonts w:ascii="仿宋" w:eastAsia="仿宋" w:hAnsi="仿宋" w:hint="eastAsia"/>
          <w:sz w:val="24"/>
          <w:szCs w:val="24"/>
        </w:rPr>
        <w:t>。</w:t>
      </w:r>
      <w:r w:rsidR="00AF22D6">
        <w:rPr>
          <w:rFonts w:ascii="仿宋" w:eastAsia="仿宋" w:hAnsi="仿宋" w:hint="eastAsia"/>
          <w:sz w:val="24"/>
          <w:szCs w:val="24"/>
        </w:rPr>
        <w:t>通过增加额外的</w:t>
      </w:r>
      <w:r w:rsidR="00AF22D6" w:rsidRPr="00AF22D6">
        <w:rPr>
          <w:rFonts w:ascii="Times New Roman" w:eastAsia="仿宋" w:hAnsi="Times New Roman" w:cs="Times New Roman"/>
          <w:sz w:val="24"/>
          <w:szCs w:val="24"/>
        </w:rPr>
        <w:t>extra_hosts</w:t>
      </w:r>
      <w:r w:rsidR="00AF22D6">
        <w:rPr>
          <w:rFonts w:ascii="仿宋" w:eastAsia="仿宋" w:hAnsi="仿宋" w:hint="eastAsia"/>
          <w:sz w:val="24"/>
          <w:szCs w:val="24"/>
        </w:rPr>
        <w:t>来与</w:t>
      </w:r>
      <w:r w:rsidR="00F75DE9">
        <w:rPr>
          <w:rFonts w:ascii="仿宋" w:eastAsia="仿宋" w:hAnsi="仿宋" w:hint="eastAsia"/>
          <w:sz w:val="24"/>
          <w:szCs w:val="24"/>
        </w:rPr>
        <w:t>宿主机</w:t>
      </w:r>
      <w:r w:rsidR="00AF22D6">
        <w:rPr>
          <w:rFonts w:ascii="仿宋" w:eastAsia="仿宋" w:hAnsi="仿宋" w:hint="eastAsia"/>
          <w:sz w:val="24"/>
          <w:szCs w:val="24"/>
        </w:rPr>
        <w:t>的</w:t>
      </w:r>
      <w:r w:rsidR="00AF22D6" w:rsidRPr="00AF22D6">
        <w:rPr>
          <w:rFonts w:ascii="Times New Roman" w:eastAsia="仿宋" w:hAnsi="Times New Roman" w:cs="Times New Roman"/>
          <w:sz w:val="24"/>
          <w:szCs w:val="24"/>
        </w:rPr>
        <w:t>MySQL</w:t>
      </w:r>
      <w:r w:rsidR="000001B8">
        <w:rPr>
          <w:rFonts w:ascii="Times New Roman" w:eastAsia="仿宋" w:hAnsi="Times New Roman" w:cs="Times New Roman" w:hint="eastAsia"/>
          <w:sz w:val="24"/>
          <w:szCs w:val="24"/>
        </w:rPr>
        <w:t>服务通信</w:t>
      </w:r>
      <w:r w:rsidR="00CC464D">
        <w:rPr>
          <w:rFonts w:ascii="Times New Roman" w:eastAsia="仿宋" w:hAnsi="Times New Roman" w:cs="Times New Roman" w:hint="eastAsia"/>
          <w:sz w:val="24"/>
          <w:szCs w:val="24"/>
        </w:rPr>
        <w:t>。</w:t>
      </w:r>
    </w:p>
    <w:p w14:paraId="124B96F7" w14:textId="1B4E6022" w:rsidR="00003769" w:rsidRDefault="00EC07C6" w:rsidP="0084417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sz w:val="24"/>
          <w:szCs w:val="24"/>
        </w:rPr>
        <w:t>docker-compose.y</w:t>
      </w:r>
      <w:r>
        <w:rPr>
          <w:rFonts w:ascii="Times New Roman" w:eastAsia="仿宋" w:hAnsi="Times New Roman" w:cs="Times New Roman" w:hint="eastAsia"/>
          <w:sz w:val="24"/>
          <w:szCs w:val="24"/>
        </w:rPr>
        <w:t>ml</w:t>
      </w:r>
      <w:r w:rsidR="00FF643B">
        <w:rPr>
          <w:rFonts w:ascii="Times New Roman" w:eastAsia="仿宋" w:hAnsi="Times New Roman" w:cs="Times New Roman" w:hint="eastAsia"/>
          <w:sz w:val="24"/>
          <w:szCs w:val="24"/>
        </w:rPr>
        <w:t>结构如表</w:t>
      </w:r>
      <w:r w:rsidR="00FF643B">
        <w:rPr>
          <w:rFonts w:ascii="Times New Roman" w:eastAsia="仿宋" w:hAnsi="Times New Roman" w:cs="Times New Roman" w:hint="eastAsia"/>
          <w:sz w:val="24"/>
          <w:szCs w:val="24"/>
        </w:rPr>
        <w:t>4</w:t>
      </w:r>
      <w:r w:rsidR="00FF643B">
        <w:rPr>
          <w:rFonts w:ascii="Times New Roman" w:eastAsia="仿宋" w:hAnsi="Times New Roman" w:cs="Times New Roman"/>
          <w:sz w:val="24"/>
          <w:szCs w:val="24"/>
        </w:rPr>
        <w:t>-</w:t>
      </w:r>
      <w:r w:rsidR="0036640C">
        <w:rPr>
          <w:rFonts w:ascii="Times New Roman" w:eastAsia="仿宋" w:hAnsi="Times New Roman" w:cs="Times New Roman"/>
          <w:sz w:val="24"/>
          <w:szCs w:val="24"/>
        </w:rPr>
        <w:t>7</w:t>
      </w:r>
      <w:r w:rsidR="00FF643B">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p>
    <w:p w14:paraId="4F19FB51" w14:textId="02205657" w:rsidR="00D16647" w:rsidRPr="00D16647" w:rsidRDefault="00D16647" w:rsidP="00D16647">
      <w:pPr>
        <w:pStyle w:val="a8"/>
        <w:keepNext/>
        <w:jc w:val="center"/>
        <w:rPr>
          <w:rFonts w:ascii="Times New Roman" w:eastAsia="宋体" w:hAnsi="Times New Roman" w:cs="Times New Roman"/>
          <w:sz w:val="18"/>
          <w:szCs w:val="18"/>
        </w:rPr>
      </w:pPr>
      <w:r w:rsidRPr="00D16647">
        <w:rPr>
          <w:rFonts w:ascii="宋体" w:eastAsia="宋体" w:hAnsi="宋体" w:hint="eastAsia"/>
          <w:sz w:val="18"/>
          <w:szCs w:val="18"/>
        </w:rPr>
        <w:t>表</w:t>
      </w:r>
      <w:r w:rsidRPr="00D16647">
        <w:rPr>
          <w:rFonts w:ascii="Times New Roman" w:eastAsia="宋体" w:hAnsi="Times New Roman" w:cs="Times New Roman"/>
          <w:sz w:val="18"/>
          <w:szCs w:val="18"/>
        </w:rPr>
        <w:t>4-</w:t>
      </w:r>
      <w:r w:rsidR="0036640C">
        <w:rPr>
          <w:rFonts w:ascii="Times New Roman" w:eastAsia="宋体" w:hAnsi="Times New Roman" w:cs="Times New Roman"/>
          <w:sz w:val="18"/>
          <w:szCs w:val="18"/>
        </w:rPr>
        <w:t>7</w:t>
      </w:r>
      <w:r w:rsidR="00FF643B">
        <w:rPr>
          <w:rFonts w:ascii="Times New Roman" w:eastAsia="宋体" w:hAnsi="Times New Roman" w:cs="Times New Roman"/>
          <w:sz w:val="18"/>
          <w:szCs w:val="18"/>
        </w:rPr>
        <w:t xml:space="preserve"> </w:t>
      </w:r>
      <w:r w:rsidR="00F80801">
        <w:rPr>
          <w:rFonts w:ascii="Times New Roman" w:eastAsia="宋体" w:hAnsi="Times New Roman" w:cs="Times New Roman" w:hint="eastAsia"/>
          <w:sz w:val="18"/>
          <w:szCs w:val="18"/>
        </w:rPr>
        <w:t>docker</w:t>
      </w:r>
      <w:r w:rsidR="00F80801">
        <w:rPr>
          <w:rFonts w:ascii="Times New Roman" w:eastAsia="宋体" w:hAnsi="Times New Roman" w:cs="Times New Roman"/>
          <w:sz w:val="18"/>
          <w:szCs w:val="18"/>
        </w:rPr>
        <w:t>-compose.yml</w:t>
      </w:r>
      <w:r w:rsidR="00F80801">
        <w:rPr>
          <w:rFonts w:ascii="Times New Roman" w:eastAsia="宋体" w:hAnsi="Times New Roman" w:cs="Times New Roman" w:hint="eastAsia"/>
          <w:sz w:val="18"/>
          <w:szCs w:val="18"/>
        </w:rPr>
        <w:t>属性</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70"/>
        <w:gridCol w:w="2176"/>
        <w:gridCol w:w="1770"/>
        <w:gridCol w:w="3005"/>
      </w:tblGrid>
      <w:tr w:rsidR="004A5FFC" w:rsidRPr="00066A41" w14:paraId="0F158408" w14:textId="625B01FF" w:rsidTr="00F56918">
        <w:trPr>
          <w:trHeight w:val="383"/>
          <w:jc w:val="center"/>
        </w:trPr>
        <w:tc>
          <w:tcPr>
            <w:tcW w:w="1770" w:type="dxa"/>
            <w:tcBorders>
              <w:bottom w:val="single" w:sz="4" w:space="0" w:color="auto"/>
            </w:tcBorders>
            <w:shd w:val="clear" w:color="auto" w:fill="FFFFFF" w:themeFill="background1"/>
          </w:tcPr>
          <w:p w14:paraId="47BA8FD1" w14:textId="100CC360" w:rsidR="004A5FFC" w:rsidRPr="00066A41" w:rsidRDefault="004A5FFC" w:rsidP="00A04608">
            <w:pPr>
              <w:spacing w:line="300" w:lineRule="auto"/>
              <w:jc w:val="left"/>
              <w:rPr>
                <w:rFonts w:ascii="Times New Roman" w:eastAsia="仿宋" w:hAnsi="Times New Roman" w:cs="Times New Roman"/>
                <w:b/>
                <w:bCs/>
                <w:sz w:val="24"/>
              </w:rPr>
            </w:pPr>
            <w:r w:rsidRPr="00066A41">
              <w:rPr>
                <w:rFonts w:ascii="Times New Roman" w:eastAsia="仿宋" w:hAnsi="Times New Roman" w:cs="Times New Roman"/>
                <w:b/>
                <w:bCs/>
                <w:sz w:val="24"/>
              </w:rPr>
              <w:t>Service</w:t>
            </w:r>
          </w:p>
        </w:tc>
        <w:tc>
          <w:tcPr>
            <w:tcW w:w="2176" w:type="dxa"/>
            <w:tcBorders>
              <w:bottom w:val="single" w:sz="4" w:space="0" w:color="auto"/>
            </w:tcBorders>
            <w:shd w:val="clear" w:color="auto" w:fill="FFFFFF" w:themeFill="background1"/>
          </w:tcPr>
          <w:p w14:paraId="5B2C2429" w14:textId="68769F49" w:rsidR="004A5FFC" w:rsidRPr="00066A41" w:rsidRDefault="004A5FFC" w:rsidP="00A04608">
            <w:pPr>
              <w:spacing w:line="300" w:lineRule="auto"/>
              <w:rPr>
                <w:rFonts w:ascii="Times New Roman" w:eastAsia="仿宋" w:hAnsi="Times New Roman" w:cs="Times New Roman"/>
                <w:b/>
                <w:bCs/>
                <w:sz w:val="24"/>
              </w:rPr>
            </w:pPr>
            <w:r w:rsidRPr="00066A41">
              <w:rPr>
                <w:rFonts w:ascii="Times New Roman" w:eastAsia="仿宋" w:hAnsi="Times New Roman" w:cs="Times New Roman"/>
                <w:b/>
                <w:bCs/>
                <w:sz w:val="24"/>
              </w:rPr>
              <w:t>Image</w:t>
            </w:r>
          </w:p>
        </w:tc>
        <w:tc>
          <w:tcPr>
            <w:tcW w:w="1770" w:type="dxa"/>
            <w:tcBorders>
              <w:bottom w:val="single" w:sz="4" w:space="0" w:color="auto"/>
            </w:tcBorders>
            <w:shd w:val="clear" w:color="auto" w:fill="FFFFFF" w:themeFill="background1"/>
          </w:tcPr>
          <w:p w14:paraId="47740D90" w14:textId="4A9787BC" w:rsidR="004A5FFC" w:rsidRPr="00066A41" w:rsidRDefault="004A5FFC" w:rsidP="00A04608">
            <w:pPr>
              <w:spacing w:line="300" w:lineRule="auto"/>
              <w:jc w:val="center"/>
              <w:rPr>
                <w:rFonts w:ascii="Times New Roman" w:eastAsia="仿宋" w:hAnsi="Times New Roman" w:cs="Times New Roman"/>
                <w:b/>
                <w:bCs/>
                <w:sz w:val="24"/>
              </w:rPr>
            </w:pPr>
            <w:r w:rsidRPr="00066A41">
              <w:rPr>
                <w:rFonts w:ascii="Times New Roman" w:eastAsia="仿宋" w:hAnsi="Times New Roman" w:cs="Times New Roman"/>
                <w:b/>
                <w:bCs/>
                <w:sz w:val="24"/>
              </w:rPr>
              <w:t>Volumes</w:t>
            </w:r>
          </w:p>
        </w:tc>
        <w:tc>
          <w:tcPr>
            <w:tcW w:w="3005" w:type="dxa"/>
            <w:tcBorders>
              <w:bottom w:val="single" w:sz="4" w:space="0" w:color="auto"/>
            </w:tcBorders>
            <w:shd w:val="clear" w:color="auto" w:fill="FFFFFF" w:themeFill="background1"/>
          </w:tcPr>
          <w:p w14:paraId="4A3930E4" w14:textId="7DB83360" w:rsidR="004A5FFC" w:rsidRPr="00066A41" w:rsidRDefault="004A5FFC" w:rsidP="00A04608">
            <w:pPr>
              <w:spacing w:line="300" w:lineRule="auto"/>
              <w:jc w:val="center"/>
              <w:rPr>
                <w:rFonts w:ascii="Times New Roman" w:eastAsia="仿宋" w:hAnsi="Times New Roman" w:cs="Times New Roman"/>
                <w:b/>
                <w:bCs/>
                <w:sz w:val="24"/>
              </w:rPr>
            </w:pPr>
            <w:r w:rsidRPr="00066A41">
              <w:rPr>
                <w:rFonts w:ascii="Times New Roman" w:eastAsia="仿宋" w:hAnsi="Times New Roman" w:cs="Times New Roman"/>
                <w:b/>
                <w:bCs/>
                <w:sz w:val="24"/>
              </w:rPr>
              <w:t>Ports</w:t>
            </w:r>
          </w:p>
        </w:tc>
      </w:tr>
      <w:tr w:rsidR="004A5FFC" w:rsidRPr="008D5312" w14:paraId="47041F22" w14:textId="39BB2D4D" w:rsidTr="00F56918">
        <w:trPr>
          <w:trHeight w:val="383"/>
          <w:jc w:val="center"/>
        </w:trPr>
        <w:tc>
          <w:tcPr>
            <w:tcW w:w="1770" w:type="dxa"/>
            <w:tcBorders>
              <w:bottom w:val="nil"/>
            </w:tcBorders>
            <w:shd w:val="clear" w:color="auto" w:fill="auto"/>
          </w:tcPr>
          <w:p w14:paraId="4776DB48" w14:textId="34D37D6D" w:rsidR="004A5FFC" w:rsidRPr="008D5312" w:rsidRDefault="00B52543"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m</w:t>
            </w:r>
            <w:r w:rsidR="004A5FFC">
              <w:rPr>
                <w:rFonts w:ascii="Times New Roman" w:eastAsia="仿宋" w:hAnsi="Times New Roman" w:cs="Times New Roman"/>
                <w:sz w:val="24"/>
              </w:rPr>
              <w:t>useum</w:t>
            </w:r>
          </w:p>
        </w:tc>
        <w:tc>
          <w:tcPr>
            <w:tcW w:w="2176" w:type="dxa"/>
            <w:tcBorders>
              <w:bottom w:val="nil"/>
            </w:tcBorders>
            <w:shd w:val="clear" w:color="auto" w:fill="auto"/>
          </w:tcPr>
          <w:p w14:paraId="35C731B9" w14:textId="6D50132A" w:rsidR="004A5FFC" w:rsidRPr="00EC07C6" w:rsidRDefault="00800298"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D</w:t>
            </w:r>
            <w:r w:rsidR="004A5FFC" w:rsidRPr="00EC07C6">
              <w:rPr>
                <w:rFonts w:ascii="Times New Roman" w:eastAsia="仿宋" w:hAnsi="Times New Roman" w:cs="Times New Roman"/>
                <w:sz w:val="24"/>
              </w:rPr>
              <w:t>ockerfile</w:t>
            </w:r>
          </w:p>
        </w:tc>
        <w:tc>
          <w:tcPr>
            <w:tcW w:w="1770" w:type="dxa"/>
            <w:tcBorders>
              <w:bottom w:val="nil"/>
            </w:tcBorders>
            <w:shd w:val="clear" w:color="auto" w:fill="auto"/>
          </w:tcPr>
          <w:p w14:paraId="35CB5482" w14:textId="422F4F48"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w:t>
            </w:r>
            <w:r>
              <w:rPr>
                <w:rFonts w:ascii="Times New Roman" w:eastAsia="仿宋" w:hAnsi="Times New Roman" w:cs="Times New Roman"/>
                <w:sz w:val="24"/>
              </w:rPr>
              <w:t>:/code</w:t>
            </w:r>
          </w:p>
        </w:tc>
        <w:tc>
          <w:tcPr>
            <w:tcW w:w="3005" w:type="dxa"/>
            <w:tcBorders>
              <w:bottom w:val="nil"/>
            </w:tcBorders>
            <w:shd w:val="clear" w:color="auto" w:fill="auto"/>
          </w:tcPr>
          <w:p w14:paraId="5475D1F2" w14:textId="0BA25FAA"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8</w:t>
            </w:r>
            <w:r>
              <w:rPr>
                <w:rFonts w:ascii="Times New Roman" w:eastAsia="仿宋" w:hAnsi="Times New Roman" w:cs="Times New Roman"/>
                <w:sz w:val="24"/>
              </w:rPr>
              <w:t>080</w:t>
            </w:r>
            <w:r>
              <w:rPr>
                <w:rFonts w:ascii="Times New Roman" w:eastAsia="仿宋" w:hAnsi="Times New Roman" w:cs="Times New Roman" w:hint="eastAsia"/>
                <w:sz w:val="24"/>
              </w:rPr>
              <w:t>:8</w:t>
            </w:r>
            <w:r>
              <w:rPr>
                <w:rFonts w:ascii="Times New Roman" w:eastAsia="仿宋" w:hAnsi="Times New Roman" w:cs="Times New Roman"/>
                <w:sz w:val="24"/>
              </w:rPr>
              <w:t>080</w:t>
            </w:r>
          </w:p>
        </w:tc>
      </w:tr>
      <w:tr w:rsidR="004A5FFC" w:rsidRPr="008D5312" w14:paraId="50D4BC3B" w14:textId="2A6A77E8" w:rsidTr="00F56918">
        <w:trPr>
          <w:trHeight w:val="383"/>
          <w:jc w:val="center"/>
        </w:trPr>
        <w:tc>
          <w:tcPr>
            <w:tcW w:w="1770" w:type="dxa"/>
            <w:tcBorders>
              <w:top w:val="nil"/>
              <w:bottom w:val="nil"/>
            </w:tcBorders>
            <w:shd w:val="clear" w:color="auto" w:fill="auto"/>
          </w:tcPr>
          <w:p w14:paraId="042B3C9D" w14:textId="73D7B323" w:rsidR="004A5FFC" w:rsidRPr="008D5312" w:rsidRDefault="004A5FFC"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r</w:t>
            </w:r>
            <w:r>
              <w:rPr>
                <w:rFonts w:ascii="Times New Roman" w:eastAsia="仿宋" w:hAnsi="Times New Roman" w:cs="Times New Roman"/>
                <w:sz w:val="24"/>
              </w:rPr>
              <w:t>edis</w:t>
            </w:r>
          </w:p>
        </w:tc>
        <w:tc>
          <w:tcPr>
            <w:tcW w:w="2176" w:type="dxa"/>
            <w:tcBorders>
              <w:top w:val="nil"/>
              <w:bottom w:val="nil"/>
            </w:tcBorders>
            <w:shd w:val="clear" w:color="auto" w:fill="auto"/>
          </w:tcPr>
          <w:p w14:paraId="09C0FDAC" w14:textId="22B55F41" w:rsidR="004A5FFC" w:rsidRPr="00EC07C6" w:rsidRDefault="004A5FFC"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r</w:t>
            </w:r>
            <w:r w:rsidRPr="00EC07C6">
              <w:rPr>
                <w:rFonts w:ascii="Times New Roman" w:eastAsia="仿宋" w:hAnsi="Times New Roman" w:cs="Times New Roman"/>
                <w:sz w:val="24"/>
              </w:rPr>
              <w:t>edis:latest</w:t>
            </w:r>
          </w:p>
        </w:tc>
        <w:tc>
          <w:tcPr>
            <w:tcW w:w="1770" w:type="dxa"/>
            <w:tcBorders>
              <w:top w:val="nil"/>
              <w:bottom w:val="nil"/>
            </w:tcBorders>
            <w:shd w:val="clear" w:color="auto" w:fill="auto"/>
          </w:tcPr>
          <w:p w14:paraId="4BD07086" w14:textId="5997ECE3"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3005" w:type="dxa"/>
            <w:tcBorders>
              <w:top w:val="nil"/>
              <w:bottom w:val="nil"/>
            </w:tcBorders>
            <w:shd w:val="clear" w:color="auto" w:fill="auto"/>
          </w:tcPr>
          <w:p w14:paraId="167991A2" w14:textId="13F1F528"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r w:rsidR="004A5FFC" w:rsidRPr="008D5312" w14:paraId="53AA589D" w14:textId="3AEE66D5" w:rsidTr="00F56918">
        <w:trPr>
          <w:trHeight w:val="383"/>
          <w:jc w:val="center"/>
        </w:trPr>
        <w:tc>
          <w:tcPr>
            <w:tcW w:w="1770" w:type="dxa"/>
            <w:tcBorders>
              <w:top w:val="nil"/>
            </w:tcBorders>
            <w:shd w:val="clear" w:color="auto" w:fill="auto"/>
          </w:tcPr>
          <w:p w14:paraId="0C460F1C" w14:textId="7DCD6E1A" w:rsidR="004A5FFC" w:rsidRPr="008D5312" w:rsidRDefault="004A5FFC" w:rsidP="00A0460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eili</w:t>
            </w:r>
          </w:p>
        </w:tc>
        <w:tc>
          <w:tcPr>
            <w:tcW w:w="2176" w:type="dxa"/>
            <w:tcBorders>
              <w:top w:val="nil"/>
            </w:tcBorders>
            <w:shd w:val="clear" w:color="auto" w:fill="auto"/>
          </w:tcPr>
          <w:p w14:paraId="76BE5952" w14:textId="5028E0C9" w:rsidR="004A5FFC" w:rsidRPr="00EC07C6" w:rsidRDefault="004A5FFC" w:rsidP="00A04608">
            <w:pPr>
              <w:spacing w:line="300" w:lineRule="auto"/>
              <w:jc w:val="left"/>
              <w:rPr>
                <w:rFonts w:ascii="Times New Roman" w:eastAsia="仿宋" w:hAnsi="Times New Roman" w:cs="Times New Roman"/>
                <w:sz w:val="24"/>
              </w:rPr>
            </w:pPr>
            <w:r>
              <w:rPr>
                <w:rFonts w:ascii="Times New Roman" w:eastAsia="仿宋" w:hAnsi="Times New Roman" w:cs="Times New Roman"/>
                <w:sz w:val="24"/>
              </w:rPr>
              <w:t>g</w:t>
            </w:r>
            <w:r w:rsidRPr="00EC07C6">
              <w:rPr>
                <w:rFonts w:ascii="Times New Roman" w:eastAsia="仿宋" w:hAnsi="Times New Roman" w:cs="Times New Roman"/>
                <w:sz w:val="24"/>
              </w:rPr>
              <w:t>etmeili/meilisearch</w:t>
            </w:r>
          </w:p>
        </w:tc>
        <w:tc>
          <w:tcPr>
            <w:tcW w:w="1770" w:type="dxa"/>
            <w:tcBorders>
              <w:top w:val="nil"/>
            </w:tcBorders>
            <w:shd w:val="clear" w:color="auto" w:fill="auto"/>
          </w:tcPr>
          <w:p w14:paraId="7F7588CF" w14:textId="23232DD5"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3005" w:type="dxa"/>
            <w:tcBorders>
              <w:top w:val="nil"/>
            </w:tcBorders>
            <w:shd w:val="clear" w:color="auto" w:fill="auto"/>
          </w:tcPr>
          <w:p w14:paraId="5B0E6E4D" w14:textId="58F2BB22" w:rsidR="004A5FFC" w:rsidRPr="008D5312" w:rsidRDefault="004A5FFC" w:rsidP="00A0460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bl>
    <w:p w14:paraId="2D13640D" w14:textId="00F2AA6D" w:rsidR="006E5DB7" w:rsidRPr="00A872BB" w:rsidRDefault="006E5DB7" w:rsidP="00A872BB">
      <w:pPr>
        <w:pStyle w:val="1"/>
        <w:jc w:val="center"/>
        <w:rPr>
          <w:rFonts w:ascii="黑体" w:eastAsia="黑体" w:hAnsi="黑体"/>
          <w:sz w:val="32"/>
          <w:szCs w:val="32"/>
        </w:rPr>
      </w:pPr>
      <w:bookmarkStart w:id="797" w:name="_Toc101730443"/>
      <w:r w:rsidRPr="00A872BB">
        <w:rPr>
          <w:rFonts w:ascii="黑体" w:eastAsia="黑体" w:hAnsi="黑体" w:hint="eastAsia"/>
          <w:sz w:val="32"/>
          <w:szCs w:val="32"/>
        </w:rPr>
        <w:lastRenderedPageBreak/>
        <w:t>第</w:t>
      </w:r>
      <w:r w:rsidRPr="00A872BB">
        <w:rPr>
          <w:rFonts w:ascii="Times New Roman" w:eastAsia="黑体" w:hAnsi="Times New Roman" w:cs="Times New Roman"/>
          <w:sz w:val="32"/>
          <w:szCs w:val="32"/>
        </w:rPr>
        <w:t>5</w:t>
      </w:r>
      <w:r w:rsidRPr="00A872BB">
        <w:rPr>
          <w:rFonts w:ascii="黑体" w:eastAsia="黑体" w:hAnsi="黑体"/>
          <w:sz w:val="32"/>
          <w:szCs w:val="32"/>
        </w:rPr>
        <w:t>章</w:t>
      </w:r>
      <w:r w:rsidRPr="00A872BB">
        <w:rPr>
          <w:rFonts w:ascii="黑体" w:eastAsia="黑体" w:hAnsi="黑体" w:hint="eastAsia"/>
          <w:sz w:val="32"/>
          <w:szCs w:val="32"/>
        </w:rPr>
        <w:t xml:space="preserve"> </w:t>
      </w:r>
      <w:r w:rsidRPr="00A872BB">
        <w:rPr>
          <w:rFonts w:ascii="黑体" w:eastAsia="黑体" w:hAnsi="黑体"/>
          <w:sz w:val="32"/>
          <w:szCs w:val="32"/>
        </w:rPr>
        <w:t>二维码展品介绍系统</w:t>
      </w:r>
      <w:bookmarkEnd w:id="797"/>
    </w:p>
    <w:p w14:paraId="4338C51D" w14:textId="244FAF8B" w:rsidR="006E5DB7" w:rsidRPr="002C74A6" w:rsidRDefault="006E5DB7" w:rsidP="002C74A6">
      <w:pPr>
        <w:pStyle w:val="2"/>
        <w:rPr>
          <w:rFonts w:ascii="黑体" w:eastAsia="黑体" w:hAnsi="黑体"/>
          <w:sz w:val="24"/>
          <w:szCs w:val="24"/>
        </w:rPr>
      </w:pPr>
      <w:bookmarkStart w:id="798" w:name="_Toc101730444"/>
      <w:r w:rsidRPr="002C74A6">
        <w:rPr>
          <w:rFonts w:ascii="Times New Roman" w:eastAsia="黑体" w:hAnsi="Times New Roman" w:cs="Times New Roman"/>
          <w:sz w:val="24"/>
          <w:szCs w:val="24"/>
        </w:rPr>
        <w:t xml:space="preserve">5.1 </w:t>
      </w:r>
      <w:r w:rsidRPr="002C74A6">
        <w:rPr>
          <w:rFonts w:ascii="黑体" w:eastAsia="黑体" w:hAnsi="黑体"/>
          <w:sz w:val="24"/>
          <w:szCs w:val="24"/>
        </w:rPr>
        <w:t>移动端实现</w:t>
      </w:r>
      <w:bookmarkEnd w:id="798"/>
    </w:p>
    <w:p w14:paraId="33ABAC50" w14:textId="5CEC0642" w:rsidR="003C63E9" w:rsidRDefault="00551019" w:rsidP="00D60E03">
      <w:pPr>
        <w:spacing w:line="300" w:lineRule="auto"/>
        <w:ind w:firstLineChars="200" w:firstLine="480"/>
        <w:rPr>
          <w:rFonts w:ascii="仿宋" w:eastAsia="仿宋" w:hAnsi="仿宋"/>
          <w:sz w:val="24"/>
          <w:szCs w:val="24"/>
        </w:rPr>
      </w:pPr>
      <w:r w:rsidRPr="00551019">
        <w:rPr>
          <w:rFonts w:ascii="仿宋" w:eastAsia="仿宋" w:hAnsi="仿宋" w:hint="eastAsia"/>
          <w:sz w:val="24"/>
          <w:szCs w:val="24"/>
        </w:rPr>
        <w:t>移动端共</w:t>
      </w:r>
      <w:r>
        <w:rPr>
          <w:rFonts w:ascii="仿宋" w:eastAsia="仿宋" w:hAnsi="仿宋" w:hint="eastAsia"/>
          <w:sz w:val="24"/>
          <w:szCs w:val="24"/>
        </w:rPr>
        <w:t>用</w:t>
      </w:r>
      <w:r w:rsidRPr="00551019">
        <w:rPr>
          <w:rFonts w:ascii="Times New Roman" w:eastAsia="仿宋" w:hAnsi="Times New Roman" w:cs="Times New Roman"/>
          <w:sz w:val="24"/>
          <w:szCs w:val="24"/>
        </w:rPr>
        <w:t>Flutter</w:t>
      </w:r>
      <w:r>
        <w:rPr>
          <w:rFonts w:ascii="仿宋" w:eastAsia="仿宋" w:hAnsi="仿宋" w:hint="eastAsia"/>
          <w:sz w:val="24"/>
          <w:szCs w:val="24"/>
        </w:rPr>
        <w:t>绘制了</w:t>
      </w:r>
      <w:r w:rsidR="00C8290E">
        <w:rPr>
          <w:rFonts w:ascii="Times New Roman" w:eastAsia="仿宋" w:hAnsi="Times New Roman" w:cs="Times New Roman"/>
          <w:sz w:val="24"/>
          <w:szCs w:val="24"/>
        </w:rPr>
        <w:t>22</w:t>
      </w:r>
      <w:r w:rsidRPr="00551019">
        <w:rPr>
          <w:rFonts w:ascii="仿宋" w:eastAsia="仿宋" w:hAnsi="仿宋" w:hint="eastAsia"/>
          <w:sz w:val="24"/>
          <w:szCs w:val="24"/>
        </w:rPr>
        <w:t>个页面</w:t>
      </w:r>
      <w:r w:rsidR="003C63E9">
        <w:rPr>
          <w:rFonts w:ascii="仿宋" w:eastAsia="仿宋" w:hAnsi="仿宋" w:hint="eastAsia"/>
          <w:sz w:val="24"/>
          <w:szCs w:val="24"/>
        </w:rPr>
        <w:t>，所有页面都使用的是弹性布局，以确保在不同屏幕和分辨率大小的手机上都能表现出统一的视觉效果。</w:t>
      </w:r>
    </w:p>
    <w:p w14:paraId="061195A9" w14:textId="52236A23" w:rsidR="00830350" w:rsidRDefault="00C95DA9" w:rsidP="00D60E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启动</w:t>
      </w:r>
      <w:r w:rsidRPr="00C95DA9">
        <w:rPr>
          <w:rFonts w:ascii="Times New Roman" w:eastAsia="仿宋" w:hAnsi="Times New Roman" w:cs="Times New Roman"/>
          <w:sz w:val="24"/>
          <w:szCs w:val="24"/>
        </w:rPr>
        <w:t>App</w:t>
      </w:r>
      <w:r>
        <w:rPr>
          <w:rFonts w:ascii="仿宋" w:eastAsia="仿宋" w:hAnsi="仿宋" w:hint="eastAsia"/>
          <w:sz w:val="24"/>
          <w:szCs w:val="24"/>
        </w:rPr>
        <w:t>后首先看到的是开屏页，开屏页的壁纸来源于中国国家博物馆官方</w:t>
      </w:r>
      <w:r w:rsidRPr="00573C19">
        <w:rPr>
          <w:rFonts w:ascii="Times New Roman" w:eastAsia="仿宋" w:hAnsi="Times New Roman" w:cs="Times New Roman"/>
          <w:sz w:val="24"/>
          <w:szCs w:val="24"/>
        </w:rPr>
        <w:t>App</w:t>
      </w:r>
      <w:r>
        <w:rPr>
          <w:rFonts w:ascii="仿宋" w:eastAsia="仿宋" w:hAnsi="仿宋" w:hint="eastAsia"/>
          <w:sz w:val="24"/>
          <w:szCs w:val="24"/>
        </w:rPr>
        <w:t>启动的开屏页，在停留一秒后进入登录页面。</w:t>
      </w:r>
      <w:r w:rsidR="00573C19">
        <w:rPr>
          <w:rFonts w:ascii="仿宋" w:eastAsia="仿宋" w:hAnsi="仿宋" w:hint="eastAsia"/>
          <w:sz w:val="24"/>
          <w:szCs w:val="24"/>
        </w:rPr>
        <w:t>开屏页的实现基于</w:t>
      </w:r>
      <w:r w:rsidR="00573C19" w:rsidRPr="00573C19">
        <w:rPr>
          <w:rFonts w:ascii="Times New Roman" w:eastAsia="仿宋" w:hAnsi="Times New Roman" w:cs="Times New Roman"/>
          <w:sz w:val="24"/>
          <w:szCs w:val="24"/>
        </w:rPr>
        <w:t>flutter_native_splash</w:t>
      </w:r>
      <w:r w:rsidR="00DC5CA4">
        <w:rPr>
          <w:rFonts w:ascii="Times New Roman" w:eastAsia="仿宋" w:hAnsi="Times New Roman" w:cs="Times New Roman" w:hint="eastAsia"/>
          <w:sz w:val="24"/>
          <w:szCs w:val="24"/>
        </w:rPr>
        <w:t>。</w:t>
      </w:r>
    </w:p>
    <w:p w14:paraId="3EC1FD78" w14:textId="77777777" w:rsidR="005B3316" w:rsidRDefault="00DC5CA4" w:rsidP="00D60E0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登录页面的中心是一张卡片风格的表单。在其上方是</w:t>
      </w:r>
      <w:r>
        <w:rPr>
          <w:rFonts w:ascii="Times New Roman" w:eastAsia="仿宋" w:hAnsi="Times New Roman" w:cs="Times New Roman" w:hint="eastAsia"/>
          <w:sz w:val="24"/>
          <w:szCs w:val="24"/>
        </w:rPr>
        <w:t>App</w:t>
      </w:r>
      <w:r>
        <w:rPr>
          <w:rFonts w:ascii="Times New Roman" w:eastAsia="仿宋" w:hAnsi="Times New Roman" w:cs="Times New Roman" w:hint="eastAsia"/>
          <w:sz w:val="24"/>
          <w:szCs w:val="24"/>
        </w:rPr>
        <w:t>的英文名称</w:t>
      </w:r>
      <w:r>
        <w:rPr>
          <w:rFonts w:ascii="Times New Roman" w:eastAsia="仿宋" w:hAnsi="Times New Roman" w:cs="Times New Roman" w:hint="eastAsia"/>
          <w:sz w:val="24"/>
          <w:szCs w:val="24"/>
        </w:rPr>
        <w:t>muse</w:t>
      </w:r>
      <w:r>
        <w:rPr>
          <w:rFonts w:ascii="Times New Roman" w:eastAsia="仿宋" w:hAnsi="Times New Roman" w:cs="Times New Roman"/>
          <w:sz w:val="24"/>
          <w:szCs w:val="24"/>
        </w:rPr>
        <w:t>um</w:t>
      </w:r>
      <w:r>
        <w:rPr>
          <w:rFonts w:ascii="Times New Roman" w:eastAsia="仿宋" w:hAnsi="Times New Roman" w:cs="Times New Roman" w:hint="eastAsia"/>
          <w:sz w:val="24"/>
          <w:szCs w:val="24"/>
        </w:rPr>
        <w:t>，使用</w:t>
      </w:r>
      <w:r w:rsidR="00943EA6">
        <w:rPr>
          <w:rFonts w:ascii="Times New Roman" w:eastAsia="仿宋" w:hAnsi="Times New Roman" w:cs="Times New Roman" w:hint="eastAsia"/>
          <w:sz w:val="24"/>
          <w:szCs w:val="24"/>
        </w:rPr>
        <w:t>V</w:t>
      </w:r>
      <w:r w:rsidR="00943EA6">
        <w:rPr>
          <w:rFonts w:ascii="Times New Roman" w:eastAsia="仿宋" w:hAnsi="Times New Roman" w:cs="Times New Roman"/>
          <w:sz w:val="24"/>
          <w:szCs w:val="24"/>
        </w:rPr>
        <w:t>ladimir</w:t>
      </w:r>
      <w:r w:rsidR="00943EA6">
        <w:rPr>
          <w:rFonts w:ascii="Times New Roman" w:eastAsia="仿宋" w:hAnsi="Times New Roman" w:cs="Times New Roman" w:hint="eastAsia"/>
          <w:sz w:val="24"/>
          <w:szCs w:val="24"/>
        </w:rPr>
        <w:t>字体进行渲染，线条优美简洁。</w:t>
      </w:r>
      <w:r w:rsidR="00BD09A5">
        <w:rPr>
          <w:rFonts w:ascii="Times New Roman" w:eastAsia="仿宋" w:hAnsi="Times New Roman" w:cs="Times New Roman" w:hint="eastAsia"/>
          <w:sz w:val="24"/>
          <w:szCs w:val="24"/>
        </w:rPr>
        <w:t>对于登录和注册遇到的不同情况，在底部都为其实现了对应的错误信息提示。无论是登录还是注册，都首先检查用户的输入是否符合标准。登录名应为一个有效的邮箱，而密码不得少于</w:t>
      </w:r>
      <w:r w:rsidR="00BD09A5">
        <w:rPr>
          <w:rFonts w:ascii="Times New Roman" w:eastAsia="仿宋" w:hAnsi="Times New Roman" w:cs="Times New Roman" w:hint="eastAsia"/>
          <w:sz w:val="24"/>
          <w:szCs w:val="24"/>
        </w:rPr>
        <w:t>6</w:t>
      </w:r>
      <w:r w:rsidR="00BD09A5">
        <w:rPr>
          <w:rFonts w:ascii="Times New Roman" w:eastAsia="仿宋" w:hAnsi="Times New Roman" w:cs="Times New Roman" w:hint="eastAsia"/>
          <w:sz w:val="24"/>
          <w:szCs w:val="24"/>
        </w:rPr>
        <w:t>位。</w:t>
      </w:r>
    </w:p>
    <w:p w14:paraId="3ACAA492" w14:textId="4CB793C5" w:rsidR="005B3316" w:rsidRPr="005A166E" w:rsidRDefault="00BD09A5" w:rsidP="005A166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检查完毕后，若用户进行的是注册操作，则后端</w:t>
      </w:r>
      <w:r w:rsidR="00422423">
        <w:rPr>
          <w:rFonts w:ascii="Times New Roman" w:eastAsia="仿宋" w:hAnsi="Times New Roman" w:cs="Times New Roman" w:hint="eastAsia"/>
          <w:sz w:val="24"/>
          <w:szCs w:val="24"/>
        </w:rPr>
        <w:t>判断用户名已存在</w:t>
      </w:r>
      <w:r w:rsidR="0020163B">
        <w:rPr>
          <w:rFonts w:ascii="Times New Roman" w:eastAsia="仿宋" w:hAnsi="Times New Roman" w:cs="Times New Roman" w:hint="eastAsia"/>
          <w:sz w:val="24"/>
          <w:szCs w:val="24"/>
        </w:rPr>
        <w:t>，则提示“用户名已存在，请直接登录”。若用户进行的是登录操作，则针对用户名不存在和密码错误这两种情况分别给出“用户名不存在”和“密码错误”的信息提示。</w:t>
      </w:r>
      <w:r w:rsidR="00452CC8">
        <w:rPr>
          <w:rFonts w:ascii="Times New Roman" w:eastAsia="仿宋" w:hAnsi="Times New Roman" w:cs="Times New Roman" w:hint="eastAsia"/>
          <w:sz w:val="24"/>
          <w:szCs w:val="24"/>
        </w:rPr>
        <w:t>登录界面的非线性动画较多，比较错误信息的弹出，登录按钮会变成进度指示条。</w:t>
      </w:r>
      <w:r w:rsidR="002F4294">
        <w:rPr>
          <w:rFonts w:ascii="Times New Roman" w:eastAsia="仿宋" w:hAnsi="Times New Roman" w:cs="Times New Roman" w:hint="eastAsia"/>
          <w:sz w:val="24"/>
          <w:szCs w:val="24"/>
        </w:rPr>
        <w:t>登录成功后，上方的英文标题会向上淡出，而中心的卡片则旋转变小成为一个菱形，随后弹出主界面。</w:t>
      </w:r>
      <w:r w:rsidR="006879C4">
        <w:rPr>
          <w:rFonts w:ascii="Times New Roman" w:eastAsia="仿宋" w:hAnsi="Times New Roman" w:cs="Times New Roman" w:hint="eastAsia"/>
          <w:sz w:val="24"/>
          <w:szCs w:val="24"/>
        </w:rPr>
        <w:t>登录页的实现基于</w:t>
      </w:r>
      <w:r w:rsidR="006879C4">
        <w:rPr>
          <w:rFonts w:ascii="Times New Roman" w:eastAsia="仿宋" w:hAnsi="Times New Roman" w:cs="Times New Roman" w:hint="eastAsia"/>
          <w:sz w:val="24"/>
          <w:szCs w:val="24"/>
        </w:rPr>
        <w:t>f</w:t>
      </w:r>
      <w:r w:rsidR="006879C4">
        <w:rPr>
          <w:rFonts w:ascii="Times New Roman" w:eastAsia="仿宋" w:hAnsi="Times New Roman" w:cs="Times New Roman"/>
          <w:sz w:val="24"/>
          <w:szCs w:val="24"/>
        </w:rPr>
        <w:t>lutter_login</w:t>
      </w:r>
      <w:r w:rsidR="00F45032">
        <w:rPr>
          <w:rFonts w:ascii="Times New Roman" w:eastAsia="仿宋" w:hAnsi="Times New Roman" w:cs="Times New Roman" w:hint="eastAsia"/>
          <w:sz w:val="24"/>
          <w:szCs w:val="24"/>
        </w:rPr>
        <w:t>。</w:t>
      </w:r>
      <w:r w:rsidR="001A2F57">
        <w:rPr>
          <w:rFonts w:ascii="Times New Roman" w:eastAsia="仿宋" w:hAnsi="Times New Roman" w:cs="Times New Roman" w:hint="eastAsia"/>
          <w:sz w:val="24"/>
          <w:szCs w:val="24"/>
        </w:rPr>
        <w:t>应用开屏页与登录页面如图</w:t>
      </w:r>
      <w:r w:rsidR="001A2F57">
        <w:rPr>
          <w:rFonts w:ascii="Times New Roman" w:eastAsia="仿宋" w:hAnsi="Times New Roman" w:cs="Times New Roman"/>
          <w:sz w:val="24"/>
          <w:szCs w:val="24"/>
        </w:rPr>
        <w:t>5-1</w:t>
      </w:r>
      <w:r w:rsidR="001A2F57">
        <w:rPr>
          <w:rFonts w:ascii="Times New Roman" w:eastAsia="仿宋" w:hAnsi="Times New Roman" w:cs="Times New Roman" w:hint="eastAsia"/>
          <w:sz w:val="24"/>
          <w:szCs w:val="24"/>
        </w:rPr>
        <w:t>所示</w:t>
      </w:r>
      <w:r w:rsidR="001861C4">
        <w:rPr>
          <w:rFonts w:ascii="Times New Roman" w:eastAsia="仿宋" w:hAnsi="Times New Roman" w:cs="Times New Roman" w:hint="eastAsia"/>
          <w:sz w:val="24"/>
          <w:szCs w:val="24"/>
        </w:rPr>
        <w:t>。</w:t>
      </w:r>
    </w:p>
    <w:p w14:paraId="3F45A4B5" w14:textId="4901F70D" w:rsidR="002A10D3" w:rsidRDefault="008D21CD" w:rsidP="002E461A">
      <w:pPr>
        <w:keepNext/>
        <w:jc w:val="center"/>
      </w:pPr>
      <w:r>
        <w:rPr>
          <w:noProof/>
        </w:rPr>
        <w:drawing>
          <wp:inline distT="0" distB="0" distL="0" distR="0" wp14:anchorId="37510061" wp14:editId="19C58166">
            <wp:extent cx="5481320" cy="2372360"/>
            <wp:effectExtent l="0" t="0" r="508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1320" cy="2372360"/>
                    </a:xfrm>
                    <a:prstGeom prst="rect">
                      <a:avLst/>
                    </a:prstGeom>
                    <a:noFill/>
                    <a:ln>
                      <a:noFill/>
                    </a:ln>
                  </pic:spPr>
                </pic:pic>
              </a:graphicData>
            </a:graphic>
          </wp:inline>
        </w:drawing>
      </w:r>
    </w:p>
    <w:p w14:paraId="55C22D41" w14:textId="5E85CC6A" w:rsidR="00D60E03" w:rsidRPr="00C43DB4" w:rsidRDefault="002A10D3" w:rsidP="00C43DB4">
      <w:pPr>
        <w:pStyle w:val="a8"/>
        <w:jc w:val="center"/>
        <w:rPr>
          <w:rFonts w:ascii="宋体" w:eastAsia="宋体" w:hAnsi="宋体"/>
          <w:sz w:val="18"/>
          <w:szCs w:val="18"/>
        </w:rPr>
      </w:pPr>
      <w:r w:rsidRPr="002A10D3">
        <w:rPr>
          <w:rFonts w:ascii="宋体" w:eastAsia="宋体" w:hAnsi="宋体" w:hint="eastAsia"/>
        </w:rPr>
        <w:t>图</w:t>
      </w:r>
      <w:r w:rsidR="008D21CD" w:rsidRPr="008F3EE6">
        <w:rPr>
          <w:rFonts w:ascii="Times New Roman" w:eastAsia="宋体" w:hAnsi="Times New Roman" w:cs="Times New Roman"/>
        </w:rPr>
        <w:t>5-1</w:t>
      </w:r>
      <w:r w:rsidR="00D60E03" w:rsidRPr="00D60E03">
        <w:rPr>
          <w:rFonts w:ascii="Times New Roman" w:eastAsia="宋体" w:hAnsi="Times New Roman" w:cs="Times New Roman"/>
        </w:rPr>
        <w:t xml:space="preserve"> </w:t>
      </w:r>
      <w:r w:rsidR="00D60E03" w:rsidRPr="00566A1B">
        <w:rPr>
          <w:rFonts w:ascii="Times New Roman" w:eastAsia="宋体" w:hAnsi="Times New Roman" w:cs="Times New Roman"/>
          <w:sz w:val="18"/>
          <w:szCs w:val="18"/>
        </w:rPr>
        <w:t>App</w:t>
      </w:r>
      <w:r w:rsidR="00D60E03">
        <w:rPr>
          <w:rFonts w:ascii="宋体" w:eastAsia="宋体" w:hAnsi="宋体" w:hint="eastAsia"/>
          <w:sz w:val="18"/>
          <w:szCs w:val="18"/>
        </w:rPr>
        <w:t>启动开屏页与</w:t>
      </w:r>
      <w:r w:rsidR="00081C4D" w:rsidRPr="00D60E03">
        <w:rPr>
          <w:rFonts w:ascii="宋体" w:eastAsia="宋体" w:hAnsi="宋体" w:hint="eastAsia"/>
          <w:sz w:val="18"/>
          <w:szCs w:val="18"/>
        </w:rPr>
        <w:t>登录页面</w:t>
      </w:r>
    </w:p>
    <w:p w14:paraId="3A3918C8" w14:textId="09DE8FFD" w:rsidR="00C51C96" w:rsidRDefault="00C43DB4" w:rsidP="00C43DB4">
      <w:pPr>
        <w:spacing w:line="300" w:lineRule="auto"/>
        <w:ind w:firstLineChars="200" w:firstLine="480"/>
        <w:rPr>
          <w:rFonts w:ascii="Times New Roman" w:eastAsia="仿宋" w:hAnsi="Times New Roman" w:cs="Times New Roman"/>
          <w:sz w:val="24"/>
          <w:szCs w:val="24"/>
        </w:rPr>
      </w:pPr>
      <w:r w:rsidRPr="00C43DB4">
        <w:rPr>
          <w:rFonts w:ascii="Times New Roman" w:eastAsia="仿宋" w:hAnsi="Times New Roman" w:cs="Times New Roman"/>
          <w:sz w:val="24"/>
          <w:szCs w:val="24"/>
        </w:rPr>
        <w:t>App</w:t>
      </w:r>
      <w:r w:rsidRPr="00C43DB4">
        <w:rPr>
          <w:rFonts w:ascii="仿宋" w:eastAsia="仿宋" w:hAnsi="仿宋" w:hint="eastAsia"/>
          <w:sz w:val="24"/>
          <w:szCs w:val="24"/>
        </w:rPr>
        <w:t>主界面</w:t>
      </w:r>
      <w:r w:rsidR="006E44F4">
        <w:rPr>
          <w:rFonts w:ascii="仿宋" w:eastAsia="仿宋" w:hAnsi="仿宋" w:hint="eastAsia"/>
          <w:sz w:val="24"/>
          <w:szCs w:val="24"/>
        </w:rPr>
        <w:t>如图</w:t>
      </w:r>
      <w:r w:rsidR="006E44F4" w:rsidRPr="007E4007">
        <w:rPr>
          <w:rFonts w:ascii="Times New Roman" w:eastAsia="仿宋" w:hAnsi="Times New Roman" w:cs="Times New Roman"/>
          <w:sz w:val="24"/>
          <w:szCs w:val="24"/>
        </w:rPr>
        <w:t>5-2</w:t>
      </w:r>
      <w:r w:rsidR="006E44F4">
        <w:rPr>
          <w:rFonts w:ascii="仿宋" w:eastAsia="仿宋" w:hAnsi="仿宋" w:hint="eastAsia"/>
          <w:sz w:val="24"/>
          <w:szCs w:val="24"/>
        </w:rPr>
        <w:t>所示，</w:t>
      </w:r>
      <w:r w:rsidR="00D03C5A">
        <w:rPr>
          <w:rFonts w:ascii="仿宋" w:eastAsia="仿宋" w:hAnsi="仿宋" w:hint="eastAsia"/>
          <w:sz w:val="24"/>
          <w:szCs w:val="24"/>
        </w:rPr>
        <w:t>由底部栏分为四部分，分别是首页，展览，藏品和我的。</w:t>
      </w:r>
      <w:r w:rsidR="0021660B">
        <w:rPr>
          <w:rFonts w:ascii="仿宋" w:eastAsia="仿宋" w:hAnsi="仿宋" w:hint="eastAsia"/>
          <w:sz w:val="24"/>
          <w:szCs w:val="24"/>
        </w:rPr>
        <w:t>首页的顶部是</w:t>
      </w:r>
      <w:r w:rsidR="0021660B" w:rsidRPr="0021660B">
        <w:rPr>
          <w:rFonts w:ascii="Times New Roman" w:eastAsia="仿宋" w:hAnsi="Times New Roman" w:cs="Times New Roman"/>
          <w:sz w:val="24"/>
          <w:szCs w:val="24"/>
        </w:rPr>
        <w:t>AppBar</w:t>
      </w:r>
      <w:r w:rsidR="0021660B">
        <w:rPr>
          <w:rFonts w:ascii="Times New Roman" w:eastAsia="仿宋" w:hAnsi="Times New Roman" w:cs="Times New Roman" w:hint="eastAsia"/>
          <w:sz w:val="24"/>
          <w:szCs w:val="24"/>
        </w:rPr>
        <w:t>，左边为通知按钮，用于显示用户收到的通知，中间为</w:t>
      </w:r>
      <w:r w:rsidR="0021660B">
        <w:rPr>
          <w:rFonts w:ascii="Times New Roman" w:eastAsia="仿宋" w:hAnsi="Times New Roman" w:cs="Times New Roman" w:hint="eastAsia"/>
          <w:sz w:val="24"/>
          <w:szCs w:val="24"/>
        </w:rPr>
        <w:lastRenderedPageBreak/>
        <w:t>博物馆的</w:t>
      </w:r>
      <w:r w:rsidR="0021660B" w:rsidRPr="0021660B">
        <w:rPr>
          <w:rFonts w:ascii="Times New Roman" w:eastAsia="仿宋" w:hAnsi="Times New Roman" w:cs="Times New Roman"/>
          <w:sz w:val="24"/>
          <w:szCs w:val="24"/>
        </w:rPr>
        <w:t>logo</w:t>
      </w:r>
      <w:r w:rsidR="0021660B">
        <w:rPr>
          <w:rFonts w:ascii="Times New Roman" w:eastAsia="仿宋" w:hAnsi="Times New Roman" w:cs="Times New Roman" w:hint="eastAsia"/>
          <w:sz w:val="24"/>
          <w:szCs w:val="24"/>
        </w:rPr>
        <w:t>，右侧是扫码和搜索两个核心功能的按钮。</w:t>
      </w:r>
      <w:r w:rsidR="00EB39F9">
        <w:rPr>
          <w:rFonts w:ascii="Times New Roman" w:eastAsia="仿宋" w:hAnsi="Times New Roman" w:cs="Times New Roman" w:hint="eastAsia"/>
          <w:sz w:val="24"/>
          <w:szCs w:val="24"/>
        </w:rPr>
        <w:t>在其之下的是</w:t>
      </w:r>
      <w:r w:rsidR="00C32118">
        <w:rPr>
          <w:rFonts w:ascii="Times New Roman" w:eastAsia="仿宋" w:hAnsi="Times New Roman" w:cs="Times New Roman" w:hint="eastAsia"/>
          <w:sz w:val="24"/>
          <w:szCs w:val="24"/>
        </w:rPr>
        <w:t>一个</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组件，用于显示最近博物馆举办的展览，可以左右滑动和自动播放，组件的实现基于</w:t>
      </w:r>
      <w:r w:rsidR="00C32118">
        <w:rPr>
          <w:rFonts w:ascii="Times New Roman" w:eastAsia="仿宋" w:hAnsi="Times New Roman" w:cs="Times New Roman" w:hint="eastAsia"/>
          <w:sz w:val="24"/>
          <w:szCs w:val="24"/>
        </w:rPr>
        <w:t>c</w:t>
      </w:r>
      <w:r w:rsidR="00C32118">
        <w:rPr>
          <w:rFonts w:ascii="Times New Roman" w:eastAsia="仿宋" w:hAnsi="Times New Roman" w:cs="Times New Roman"/>
          <w:sz w:val="24"/>
          <w:szCs w:val="24"/>
        </w:rPr>
        <w:t>ard_swiper</w:t>
      </w:r>
      <w:r w:rsidR="00C32118">
        <w:rPr>
          <w:rFonts w:ascii="Times New Roman" w:eastAsia="仿宋" w:hAnsi="Times New Roman" w:cs="Times New Roman" w:hint="eastAsia"/>
          <w:sz w:val="24"/>
          <w:szCs w:val="24"/>
        </w:rPr>
        <w:t>。在</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下面的是八个功能区，分别是全景国博，参观预约，讲解导览，国博好客，餐饮服务，国博文创，便民服务和国博课堂</w:t>
      </w:r>
      <w:r w:rsidR="001E01C1">
        <w:rPr>
          <w:rFonts w:ascii="Times New Roman" w:eastAsia="仿宋" w:hAnsi="Times New Roman" w:cs="Times New Roman" w:hint="eastAsia"/>
          <w:sz w:val="24"/>
          <w:szCs w:val="24"/>
        </w:rPr>
        <w:t>。由于本系统主要关注的是将二维码技术和信息服务结合起来的工程实践，故这个八个按钮暂且未实现。</w:t>
      </w:r>
    </w:p>
    <w:p w14:paraId="3E5EA966" w14:textId="48DC17E6" w:rsidR="00D20458" w:rsidRDefault="00D20458"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继续向下滑动看到的是一个新闻推送板块“儿童语音导览”，下面就是展览推荐，点击按钮“全部”即可让页面滑动到展览。</w:t>
      </w:r>
      <w:r w:rsidR="0042546F">
        <w:rPr>
          <w:rFonts w:ascii="Times New Roman" w:eastAsia="仿宋" w:hAnsi="Times New Roman" w:cs="Times New Roman" w:hint="eastAsia"/>
          <w:sz w:val="24"/>
          <w:szCs w:val="24"/>
        </w:rPr>
        <w:t>点击其中任意一个就可滑动到</w:t>
      </w:r>
      <w:r w:rsidR="001D180B">
        <w:rPr>
          <w:rFonts w:ascii="Times New Roman" w:eastAsia="仿宋" w:hAnsi="Times New Roman" w:cs="Times New Roman" w:hint="eastAsia"/>
          <w:sz w:val="24"/>
          <w:szCs w:val="24"/>
        </w:rPr>
        <w:t>相应的展览详情页。</w:t>
      </w:r>
      <w:r w:rsidR="00360C72">
        <w:rPr>
          <w:rFonts w:ascii="Times New Roman" w:eastAsia="仿宋" w:hAnsi="Times New Roman" w:cs="Times New Roman" w:hint="eastAsia"/>
          <w:sz w:val="24"/>
          <w:szCs w:val="24"/>
        </w:rPr>
        <w:t>在首页底部的是另一个推送板块。</w:t>
      </w:r>
    </w:p>
    <w:p w14:paraId="3E8DACFE" w14:textId="60E57185" w:rsidR="00B93A43" w:rsidRDefault="00B93A43"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展览页的</w:t>
      </w:r>
      <w:r>
        <w:rPr>
          <w:rFonts w:ascii="Times New Roman" w:eastAsia="仿宋" w:hAnsi="Times New Roman" w:cs="Times New Roman" w:hint="eastAsia"/>
          <w:sz w:val="24"/>
          <w:szCs w:val="24"/>
        </w:rPr>
        <w:t>App</w:t>
      </w:r>
      <w:r>
        <w:rPr>
          <w:rFonts w:ascii="Times New Roman" w:eastAsia="仿宋" w:hAnsi="Times New Roman" w:cs="Times New Roman"/>
          <w:sz w:val="24"/>
          <w:szCs w:val="24"/>
        </w:rPr>
        <w:t>Bar</w:t>
      </w:r>
      <w:r>
        <w:rPr>
          <w:rFonts w:ascii="Times New Roman" w:eastAsia="仿宋" w:hAnsi="Times New Roman" w:cs="Times New Roman" w:hint="eastAsia"/>
          <w:sz w:val="24"/>
          <w:szCs w:val="24"/>
        </w:rPr>
        <w:t>左侧为标题，右侧为搜索按钮。顶部是一个虚拟展厅的图片板块，用于增加美观性。主体是用格子间布局排布并且中心对称的展览卡片</w:t>
      </w:r>
      <w:r w:rsidR="00E46E1F">
        <w:rPr>
          <w:rFonts w:ascii="Times New Roman" w:eastAsia="仿宋" w:hAnsi="Times New Roman" w:cs="Times New Roman" w:hint="eastAsia"/>
          <w:sz w:val="24"/>
          <w:szCs w:val="24"/>
        </w:rPr>
        <w:t>。</w:t>
      </w:r>
    </w:p>
    <w:p w14:paraId="7FECB751" w14:textId="0685EFC1" w:rsidR="000F6B29" w:rsidRDefault="008F3EE6" w:rsidP="00E52EE3">
      <w:pPr>
        <w:keepNext/>
        <w:jc w:val="center"/>
      </w:pPr>
      <w:r>
        <w:rPr>
          <w:noProof/>
        </w:rPr>
        <w:drawing>
          <wp:inline distT="0" distB="0" distL="0" distR="0" wp14:anchorId="222EB46F" wp14:editId="4056F746">
            <wp:extent cx="5396476" cy="2335639"/>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10596" cy="2341750"/>
                    </a:xfrm>
                    <a:prstGeom prst="rect">
                      <a:avLst/>
                    </a:prstGeom>
                    <a:noFill/>
                    <a:ln>
                      <a:noFill/>
                    </a:ln>
                  </pic:spPr>
                </pic:pic>
              </a:graphicData>
            </a:graphic>
          </wp:inline>
        </w:drawing>
      </w:r>
    </w:p>
    <w:p w14:paraId="7CC5E0A6" w14:textId="6843623A" w:rsidR="00147314" w:rsidRPr="00D76838" w:rsidRDefault="000F6B29" w:rsidP="00D76838">
      <w:pPr>
        <w:pStyle w:val="a8"/>
        <w:jc w:val="center"/>
        <w:rPr>
          <w:rFonts w:ascii="Times New Roman" w:eastAsia="宋体" w:hAnsi="Times New Roman" w:cs="Times New Roman"/>
          <w:sz w:val="18"/>
          <w:szCs w:val="18"/>
        </w:rPr>
      </w:pPr>
      <w:r w:rsidRPr="000F6B29">
        <w:rPr>
          <w:rFonts w:ascii="宋体" w:eastAsia="宋体" w:hAnsi="宋体" w:hint="eastAsia"/>
          <w:sz w:val="18"/>
          <w:szCs w:val="18"/>
        </w:rPr>
        <w:t xml:space="preserve">图 </w:t>
      </w:r>
      <w:r w:rsidR="008F3EE6">
        <w:rPr>
          <w:rFonts w:ascii="Times New Roman" w:eastAsia="宋体" w:hAnsi="Times New Roman" w:cs="Times New Roman"/>
          <w:sz w:val="18"/>
          <w:szCs w:val="18"/>
        </w:rPr>
        <w:t>5-2</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App</w:t>
      </w:r>
      <w:r>
        <w:rPr>
          <w:rFonts w:ascii="Times New Roman" w:eastAsia="宋体" w:hAnsi="Times New Roman" w:cs="Times New Roman" w:hint="eastAsia"/>
          <w:sz w:val="18"/>
          <w:szCs w:val="18"/>
        </w:rPr>
        <w:t>主界面</w:t>
      </w:r>
    </w:p>
    <w:p w14:paraId="160105BD" w14:textId="7F860AD1" w:rsidR="00C51C96" w:rsidRPr="00B91AEE" w:rsidRDefault="00B91AEE" w:rsidP="00B91AEE">
      <w:pPr>
        <w:spacing w:line="300" w:lineRule="auto"/>
        <w:ind w:firstLineChars="200" w:firstLine="480"/>
        <w:jc w:val="left"/>
        <w:rPr>
          <w:rFonts w:ascii="仿宋" w:eastAsia="仿宋" w:hAnsi="仿宋"/>
          <w:sz w:val="24"/>
          <w:szCs w:val="24"/>
        </w:rPr>
      </w:pPr>
      <w:r w:rsidRPr="00B91AEE">
        <w:rPr>
          <w:rFonts w:ascii="仿宋" w:eastAsia="仿宋" w:hAnsi="仿宋" w:hint="eastAsia"/>
          <w:sz w:val="24"/>
          <w:szCs w:val="24"/>
        </w:rPr>
        <w:t>展览页的详情</w:t>
      </w:r>
      <w:r w:rsidR="00B8188E">
        <w:rPr>
          <w:rFonts w:ascii="仿宋" w:eastAsia="仿宋" w:hAnsi="仿宋" w:hint="eastAsia"/>
          <w:sz w:val="24"/>
          <w:szCs w:val="24"/>
        </w:rPr>
        <w:t>页面的</w:t>
      </w:r>
      <w:r w:rsidR="00B8188E" w:rsidRPr="00B8188E">
        <w:rPr>
          <w:rFonts w:ascii="Times New Roman" w:eastAsia="仿宋" w:hAnsi="Times New Roman" w:cs="Times New Roman"/>
          <w:sz w:val="24"/>
          <w:szCs w:val="24"/>
        </w:rPr>
        <w:t>AppBar</w:t>
      </w:r>
      <w:r w:rsidR="00B8188E">
        <w:rPr>
          <w:rFonts w:ascii="仿宋" w:eastAsia="仿宋" w:hAnsi="仿宋" w:hint="eastAsia"/>
          <w:sz w:val="24"/>
          <w:szCs w:val="24"/>
        </w:rPr>
        <w:t>左侧是一个返回按钮，用于返回上一级页面，中间是标题。顶部为该次展览所用的宣传页。而主体部分则是对展览的介绍。</w:t>
      </w:r>
    </w:p>
    <w:p w14:paraId="3636FD88" w14:textId="2E395374" w:rsidR="00C8290E" w:rsidRDefault="00D76838" w:rsidP="00E52EE3">
      <w:pPr>
        <w:keepNext/>
        <w:jc w:val="center"/>
      </w:pPr>
      <w:r>
        <w:rPr>
          <w:noProof/>
        </w:rPr>
        <w:drawing>
          <wp:inline distT="0" distB="0" distL="0" distR="0" wp14:anchorId="4EEDC9D5" wp14:editId="13B2FDBC">
            <wp:extent cx="5336114" cy="230951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0220" cy="2315618"/>
                    </a:xfrm>
                    <a:prstGeom prst="rect">
                      <a:avLst/>
                    </a:prstGeom>
                    <a:noFill/>
                    <a:ln>
                      <a:noFill/>
                    </a:ln>
                  </pic:spPr>
                </pic:pic>
              </a:graphicData>
            </a:graphic>
          </wp:inline>
        </w:drawing>
      </w:r>
    </w:p>
    <w:p w14:paraId="580C0DFA" w14:textId="49A5C3C2" w:rsidR="003D2371" w:rsidRPr="00040E52" w:rsidRDefault="00C8290E" w:rsidP="00040E52">
      <w:pPr>
        <w:pStyle w:val="a8"/>
        <w:jc w:val="center"/>
        <w:rPr>
          <w:rFonts w:ascii="宋体" w:eastAsia="宋体" w:hAnsi="宋体"/>
          <w:sz w:val="18"/>
          <w:szCs w:val="18"/>
        </w:rPr>
      </w:pPr>
      <w:r w:rsidRPr="00C8290E">
        <w:rPr>
          <w:rFonts w:ascii="宋体" w:eastAsia="宋体" w:hAnsi="宋体" w:hint="eastAsia"/>
          <w:sz w:val="18"/>
          <w:szCs w:val="18"/>
        </w:rPr>
        <w:t>图</w:t>
      </w:r>
      <w:r w:rsidR="00D76838">
        <w:rPr>
          <w:rFonts w:ascii="Times New Roman" w:eastAsia="宋体" w:hAnsi="Times New Roman" w:cs="Times New Roman"/>
          <w:sz w:val="18"/>
          <w:szCs w:val="18"/>
        </w:rPr>
        <w:t>5-3</w:t>
      </w:r>
      <w:r>
        <w:rPr>
          <w:rFonts w:ascii="宋体" w:eastAsia="宋体" w:hAnsi="宋体"/>
          <w:sz w:val="18"/>
          <w:szCs w:val="18"/>
        </w:rPr>
        <w:t xml:space="preserve"> </w:t>
      </w:r>
      <w:r>
        <w:rPr>
          <w:rFonts w:ascii="宋体" w:eastAsia="宋体" w:hAnsi="宋体" w:hint="eastAsia"/>
          <w:sz w:val="18"/>
          <w:szCs w:val="18"/>
        </w:rPr>
        <w:t>展览详情</w:t>
      </w:r>
    </w:p>
    <w:p w14:paraId="5873427B" w14:textId="25A283B0" w:rsidR="003D2371" w:rsidRPr="00040E52" w:rsidRDefault="006C5EC5" w:rsidP="00040E52">
      <w:pPr>
        <w:spacing w:line="300" w:lineRule="auto"/>
        <w:ind w:firstLineChars="200" w:firstLine="480"/>
        <w:jc w:val="left"/>
        <w:rPr>
          <w:rFonts w:ascii="仿宋" w:eastAsia="仿宋" w:hAnsi="仿宋"/>
          <w:sz w:val="24"/>
          <w:szCs w:val="24"/>
        </w:rPr>
      </w:pPr>
      <w:r w:rsidRPr="00040E52">
        <w:rPr>
          <w:rFonts w:ascii="仿宋" w:eastAsia="仿宋" w:hAnsi="仿宋" w:hint="eastAsia"/>
          <w:sz w:val="24"/>
          <w:szCs w:val="24"/>
        </w:rPr>
        <w:lastRenderedPageBreak/>
        <w:t>扫描</w:t>
      </w:r>
      <w:r w:rsidR="003D2371" w:rsidRPr="00040E52">
        <w:rPr>
          <w:rFonts w:ascii="仿宋" w:eastAsia="仿宋" w:hAnsi="仿宋" w:hint="eastAsia"/>
          <w:sz w:val="24"/>
          <w:szCs w:val="24"/>
        </w:rPr>
        <w:t>页</w:t>
      </w:r>
      <w:r w:rsidR="00FE722A">
        <w:rPr>
          <w:rFonts w:ascii="仿宋" w:eastAsia="仿宋" w:hAnsi="仿宋" w:hint="eastAsia"/>
          <w:sz w:val="24"/>
          <w:szCs w:val="24"/>
        </w:rPr>
        <w:t>如图</w:t>
      </w:r>
      <w:r w:rsidR="00FE722A" w:rsidRPr="00D13C08">
        <w:rPr>
          <w:rFonts w:ascii="Times New Roman" w:eastAsia="仿宋" w:hAnsi="Times New Roman" w:cs="Times New Roman"/>
          <w:sz w:val="24"/>
          <w:szCs w:val="24"/>
        </w:rPr>
        <w:t>5-4</w:t>
      </w:r>
      <w:r w:rsidR="00FE722A">
        <w:rPr>
          <w:rFonts w:ascii="仿宋" w:eastAsia="仿宋" w:hAnsi="仿宋" w:hint="eastAsia"/>
          <w:sz w:val="24"/>
          <w:szCs w:val="24"/>
        </w:rPr>
        <w:t>所示</w:t>
      </w:r>
      <w:r w:rsidR="00912C68">
        <w:rPr>
          <w:rFonts w:ascii="仿宋" w:eastAsia="仿宋" w:hAnsi="仿宋" w:hint="eastAsia"/>
          <w:sz w:val="24"/>
          <w:szCs w:val="24"/>
        </w:rPr>
        <w:t>，</w:t>
      </w:r>
      <w:r w:rsidR="003E2E77">
        <w:rPr>
          <w:rFonts w:ascii="仿宋" w:eastAsia="仿宋" w:hAnsi="仿宋" w:hint="eastAsia"/>
          <w:sz w:val="24"/>
          <w:szCs w:val="24"/>
        </w:rPr>
        <w:t>该页面</w:t>
      </w:r>
      <w:r w:rsidR="00FF0DAD">
        <w:rPr>
          <w:rFonts w:ascii="仿宋" w:eastAsia="仿宋" w:hAnsi="仿宋" w:hint="eastAsia"/>
          <w:sz w:val="24"/>
          <w:szCs w:val="24"/>
        </w:rPr>
        <w:t>即</w:t>
      </w:r>
      <w:r w:rsidR="003E2E77">
        <w:rPr>
          <w:rFonts w:ascii="仿宋" w:eastAsia="仿宋" w:hAnsi="仿宋" w:hint="eastAsia"/>
          <w:sz w:val="24"/>
          <w:szCs w:val="24"/>
        </w:rPr>
        <w:t>为</w:t>
      </w:r>
      <w:r w:rsidR="000B5F60" w:rsidRPr="000B5F60">
        <w:rPr>
          <w:rFonts w:ascii="Times New Roman" w:eastAsia="仿宋" w:hAnsi="Times New Roman" w:cs="Times New Roman"/>
          <w:sz w:val="24"/>
          <w:szCs w:val="24"/>
        </w:rPr>
        <w:t>App</w:t>
      </w:r>
      <w:r w:rsidR="000B5F60">
        <w:rPr>
          <w:rFonts w:ascii="仿宋" w:eastAsia="仿宋" w:hAnsi="仿宋" w:hint="eastAsia"/>
          <w:sz w:val="24"/>
          <w:szCs w:val="24"/>
        </w:rPr>
        <w:t>的核心功能，通过扫描在后端服务初始化过程中生成的二维码得到一个</w:t>
      </w:r>
      <w:r w:rsidR="000B5F60" w:rsidRPr="000B5F60">
        <w:rPr>
          <w:rFonts w:ascii="Times New Roman" w:eastAsia="仿宋" w:hAnsi="Times New Roman" w:cs="Times New Roman"/>
          <w:sz w:val="24"/>
          <w:szCs w:val="24"/>
        </w:rPr>
        <w:t>UUID</w:t>
      </w:r>
      <w:r w:rsidR="000B5F60">
        <w:rPr>
          <w:rFonts w:ascii="仿宋" w:eastAsia="仿宋" w:hAnsi="仿宋" w:hint="eastAsia"/>
          <w:sz w:val="24"/>
          <w:szCs w:val="24"/>
        </w:rPr>
        <w:t>值，通过</w:t>
      </w:r>
      <w:r w:rsidR="000B5F60" w:rsidRPr="000B5F60">
        <w:rPr>
          <w:rFonts w:ascii="Times New Roman" w:eastAsia="仿宋" w:hAnsi="Times New Roman" w:cs="Times New Roman"/>
          <w:sz w:val="24"/>
          <w:szCs w:val="24"/>
        </w:rPr>
        <w:t>OnQuery(in)</w:t>
      </w:r>
      <w:r w:rsidR="000B5F60">
        <w:rPr>
          <w:rFonts w:ascii="仿宋" w:eastAsia="仿宋" w:hAnsi="仿宋" w:hint="eastAsia"/>
          <w:sz w:val="24"/>
          <w:szCs w:val="24"/>
        </w:rPr>
        <w:t>这个</w:t>
      </w:r>
      <w:r w:rsidR="000B5F60" w:rsidRPr="00471D9A">
        <w:rPr>
          <w:rFonts w:ascii="Times New Roman" w:eastAsia="仿宋" w:hAnsi="Times New Roman" w:cs="Times New Roman"/>
          <w:sz w:val="24"/>
          <w:szCs w:val="24"/>
        </w:rPr>
        <w:t>RPC</w:t>
      </w:r>
      <w:r w:rsidR="000B5F60">
        <w:rPr>
          <w:rFonts w:ascii="仿宋" w:eastAsia="仿宋" w:hAnsi="仿宋" w:hint="eastAsia"/>
          <w:sz w:val="24"/>
          <w:szCs w:val="24"/>
        </w:rPr>
        <w:t>方法返回展品详情并渲染</w:t>
      </w:r>
      <w:r w:rsidR="007304A3">
        <w:rPr>
          <w:rFonts w:ascii="仿宋" w:eastAsia="仿宋" w:hAnsi="仿宋" w:hint="eastAsia"/>
          <w:sz w:val="24"/>
          <w:szCs w:val="24"/>
        </w:rPr>
        <w:t>。</w:t>
      </w:r>
      <w:r w:rsidR="00FB4833">
        <w:rPr>
          <w:rFonts w:ascii="仿宋" w:eastAsia="仿宋" w:hAnsi="仿宋" w:hint="eastAsia"/>
          <w:sz w:val="24"/>
          <w:szCs w:val="24"/>
        </w:rPr>
        <w:t>扫描框居于屏幕上方</w:t>
      </w:r>
      <w:r w:rsidR="00FB4833" w:rsidRPr="00DD0E0D">
        <w:rPr>
          <w:rFonts w:ascii="Times New Roman" w:eastAsia="仿宋" w:hAnsi="Times New Roman" w:cs="Times New Roman"/>
          <w:sz w:val="24"/>
          <w:szCs w:val="24"/>
        </w:rPr>
        <w:t>2/5</w:t>
      </w:r>
      <w:r w:rsidR="00FB4833">
        <w:rPr>
          <w:rFonts w:ascii="仿宋" w:eastAsia="仿宋" w:hAnsi="仿宋" w:hint="eastAsia"/>
          <w:sz w:val="24"/>
          <w:szCs w:val="24"/>
        </w:rPr>
        <w:t>处，为正方形，周围是灰黑色透明的玻璃样式。</w:t>
      </w:r>
    </w:p>
    <w:p w14:paraId="7FF7503A" w14:textId="1488E216" w:rsidR="006A4A83" w:rsidRDefault="002A4191" w:rsidP="006A4A83">
      <w:pPr>
        <w:keepNext/>
        <w:jc w:val="center"/>
      </w:pPr>
      <w:r>
        <w:rPr>
          <w:rFonts w:hint="eastAsia"/>
        </w:rPr>
        <w:t xml:space="preserve"> </w:t>
      </w:r>
      <w:r w:rsidR="006C5EC5">
        <w:rPr>
          <w:noProof/>
        </w:rPr>
        <w:drawing>
          <wp:inline distT="0" distB="0" distL="0" distR="0" wp14:anchorId="7B331DB2" wp14:editId="267160DF">
            <wp:extent cx="1223533" cy="2649148"/>
            <wp:effectExtent l="0" t="0" r="0" b="0"/>
            <wp:docPr id="26" name="图片 26"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R 代码&#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5211" cy="2674433"/>
                    </a:xfrm>
                    <a:prstGeom prst="rect">
                      <a:avLst/>
                    </a:prstGeom>
                    <a:noFill/>
                    <a:ln>
                      <a:noFill/>
                    </a:ln>
                  </pic:spPr>
                </pic:pic>
              </a:graphicData>
            </a:graphic>
          </wp:inline>
        </w:drawing>
      </w:r>
    </w:p>
    <w:p w14:paraId="004EC681" w14:textId="3B715239" w:rsidR="003D2371" w:rsidRPr="006A4A83" w:rsidRDefault="006A4A83" w:rsidP="006A4A83">
      <w:pPr>
        <w:pStyle w:val="a8"/>
        <w:jc w:val="center"/>
        <w:rPr>
          <w:rFonts w:ascii="宋体" w:eastAsia="宋体" w:hAnsi="宋体"/>
          <w:sz w:val="18"/>
          <w:szCs w:val="18"/>
        </w:rPr>
      </w:pPr>
      <w:r w:rsidRPr="006A4A83">
        <w:rPr>
          <w:rFonts w:ascii="宋体" w:eastAsia="宋体" w:hAnsi="宋体" w:hint="eastAsia"/>
          <w:sz w:val="18"/>
          <w:szCs w:val="18"/>
        </w:rPr>
        <w:t>图</w:t>
      </w:r>
      <w:r w:rsidR="009B70B7">
        <w:rPr>
          <w:rFonts w:ascii="Times New Roman" w:eastAsia="宋体" w:hAnsi="Times New Roman" w:cs="Times New Roman"/>
          <w:sz w:val="18"/>
          <w:szCs w:val="18"/>
        </w:rPr>
        <w:t>5-4</w:t>
      </w:r>
      <w:r>
        <w:rPr>
          <w:rFonts w:ascii="宋体" w:eastAsia="宋体" w:hAnsi="宋体"/>
          <w:sz w:val="18"/>
          <w:szCs w:val="18"/>
        </w:rPr>
        <w:t xml:space="preserve"> </w:t>
      </w:r>
      <w:r>
        <w:rPr>
          <w:rFonts w:ascii="宋体" w:eastAsia="宋体" w:hAnsi="宋体" w:hint="eastAsia"/>
          <w:sz w:val="18"/>
          <w:szCs w:val="18"/>
        </w:rPr>
        <w:t>扫描二维码界面</w:t>
      </w:r>
    </w:p>
    <w:p w14:paraId="616E440B" w14:textId="15DD2766" w:rsidR="00844CB4" w:rsidRPr="00B91AEE" w:rsidRDefault="00B91AEE" w:rsidP="00B91AE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藏品页</w:t>
      </w:r>
      <w:r w:rsidR="001D1780">
        <w:rPr>
          <w:rFonts w:ascii="Times New Roman" w:eastAsia="仿宋" w:hAnsi="Times New Roman" w:cs="Times New Roman" w:hint="eastAsia"/>
          <w:sz w:val="24"/>
          <w:szCs w:val="24"/>
        </w:rPr>
        <w:t>如图</w:t>
      </w:r>
      <w:r w:rsidR="001D1780">
        <w:rPr>
          <w:rFonts w:ascii="Times New Roman" w:eastAsia="仿宋" w:hAnsi="Times New Roman" w:cs="Times New Roman" w:hint="eastAsia"/>
          <w:sz w:val="24"/>
          <w:szCs w:val="24"/>
        </w:rPr>
        <w:t>5</w:t>
      </w:r>
      <w:r w:rsidR="001D1780">
        <w:rPr>
          <w:rFonts w:ascii="Times New Roman" w:eastAsia="仿宋" w:hAnsi="Times New Roman" w:cs="Times New Roman"/>
          <w:sz w:val="24"/>
          <w:szCs w:val="24"/>
        </w:rPr>
        <w:t>-5</w:t>
      </w:r>
      <w:r w:rsidR="001D1780">
        <w:rPr>
          <w:rFonts w:ascii="Times New Roman" w:eastAsia="仿宋" w:hAnsi="Times New Roman" w:cs="Times New Roman" w:hint="eastAsia"/>
          <w:sz w:val="24"/>
          <w:szCs w:val="24"/>
        </w:rPr>
        <w:t>所示，其</w:t>
      </w:r>
      <w:r>
        <w:rPr>
          <w:rFonts w:ascii="Times New Roman" w:eastAsia="仿宋" w:hAnsi="Times New Roman" w:cs="Times New Roman" w:hint="eastAsia"/>
          <w:sz w:val="24"/>
          <w:szCs w:val="24"/>
        </w:rPr>
        <w:t>A</w:t>
      </w:r>
      <w:r>
        <w:rPr>
          <w:rFonts w:ascii="Times New Roman" w:eastAsia="仿宋" w:hAnsi="Times New Roman" w:cs="Times New Roman"/>
          <w:sz w:val="24"/>
          <w:szCs w:val="24"/>
        </w:rPr>
        <w:t>ppBar</w:t>
      </w:r>
      <w:r>
        <w:rPr>
          <w:rFonts w:ascii="Times New Roman" w:eastAsia="仿宋" w:hAnsi="Times New Roman" w:cs="Times New Roman" w:hint="eastAsia"/>
          <w:sz w:val="24"/>
          <w:szCs w:val="24"/>
        </w:rPr>
        <w:t>右侧搜索与首页搜索功能一致。主题是采用瀑布式布局的藏品卡片，这样就解决了不同高度的藏品在普通的格子间布局的情况下视觉效果不统一的现象。</w:t>
      </w:r>
      <w:r w:rsidR="00C12444">
        <w:rPr>
          <w:rFonts w:ascii="Times New Roman" w:eastAsia="仿宋" w:hAnsi="Times New Roman" w:cs="Times New Roman" w:hint="eastAsia"/>
          <w:sz w:val="24"/>
          <w:szCs w:val="24"/>
        </w:rPr>
        <w:t>详情页的</w:t>
      </w:r>
      <w:r w:rsidR="00C12444">
        <w:rPr>
          <w:rFonts w:ascii="Times New Roman" w:eastAsia="仿宋" w:hAnsi="Times New Roman" w:cs="Times New Roman" w:hint="eastAsia"/>
          <w:sz w:val="24"/>
          <w:szCs w:val="24"/>
        </w:rPr>
        <w:t>A</w:t>
      </w:r>
      <w:r w:rsidR="00C12444">
        <w:rPr>
          <w:rFonts w:ascii="Times New Roman" w:eastAsia="仿宋" w:hAnsi="Times New Roman" w:cs="Times New Roman"/>
          <w:sz w:val="24"/>
          <w:szCs w:val="24"/>
        </w:rPr>
        <w:t>ppBar</w:t>
      </w:r>
      <w:r w:rsidR="00C12444">
        <w:rPr>
          <w:rFonts w:ascii="Times New Roman" w:eastAsia="仿宋" w:hAnsi="Times New Roman" w:cs="Times New Roman" w:hint="eastAsia"/>
          <w:sz w:val="24"/>
          <w:szCs w:val="24"/>
        </w:rPr>
        <w:t>右侧有一个分享功能按钮，顶部为展品的图片显示，下面</w:t>
      </w:r>
      <w:r w:rsidR="00D257BF">
        <w:rPr>
          <w:rFonts w:ascii="Times New Roman" w:eastAsia="仿宋" w:hAnsi="Times New Roman" w:cs="Times New Roman" w:hint="eastAsia"/>
          <w:sz w:val="24"/>
          <w:szCs w:val="24"/>
        </w:rPr>
        <w:t>的版块里，左上是藏品名称，左下为藏品介绍，右上为收藏按钮，右下为朝代。</w:t>
      </w:r>
    </w:p>
    <w:p w14:paraId="4E04783C" w14:textId="5703CCD8" w:rsidR="00D03F31" w:rsidRDefault="00F15AE8" w:rsidP="00D03F31">
      <w:pPr>
        <w:keepNext/>
        <w:jc w:val="center"/>
      </w:pPr>
      <w:r>
        <w:rPr>
          <w:noProof/>
        </w:rPr>
        <w:drawing>
          <wp:inline distT="0" distB="0" distL="0" distR="0" wp14:anchorId="6619A947" wp14:editId="4E06503F">
            <wp:extent cx="3814581" cy="2753650"/>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4993" cy="2790041"/>
                    </a:xfrm>
                    <a:prstGeom prst="rect">
                      <a:avLst/>
                    </a:prstGeom>
                    <a:noFill/>
                    <a:ln>
                      <a:noFill/>
                    </a:ln>
                  </pic:spPr>
                </pic:pic>
              </a:graphicData>
            </a:graphic>
          </wp:inline>
        </w:drawing>
      </w:r>
    </w:p>
    <w:p w14:paraId="4FBABF61" w14:textId="7407E92B" w:rsidR="00844CB4" w:rsidRPr="00D03F31" w:rsidRDefault="00D03F31" w:rsidP="00D03F31">
      <w:pPr>
        <w:pStyle w:val="a8"/>
        <w:jc w:val="center"/>
        <w:rPr>
          <w:rFonts w:ascii="Times New Roman" w:eastAsia="宋体" w:hAnsi="Times New Roman" w:cs="Times New Roman"/>
          <w:sz w:val="18"/>
          <w:szCs w:val="18"/>
        </w:rPr>
      </w:pPr>
      <w:r w:rsidRPr="00D03F31">
        <w:rPr>
          <w:rFonts w:ascii="宋体" w:eastAsia="宋体" w:hAnsi="宋体" w:hint="eastAsia"/>
          <w:sz w:val="18"/>
          <w:szCs w:val="18"/>
        </w:rPr>
        <w:t>图</w:t>
      </w:r>
      <w:r w:rsidR="00FA6705">
        <w:rPr>
          <w:rFonts w:ascii="Times New Roman" w:eastAsia="宋体" w:hAnsi="Times New Roman" w:cs="Times New Roman"/>
          <w:sz w:val="18"/>
          <w:szCs w:val="18"/>
        </w:rPr>
        <w:t>5-</w:t>
      </w:r>
      <w:r w:rsidR="00D30752">
        <w:rPr>
          <w:rFonts w:ascii="Times New Roman" w:eastAsia="宋体" w:hAnsi="Times New Roman" w:cs="Times New Roman"/>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藏品页面</w:t>
      </w:r>
    </w:p>
    <w:p w14:paraId="3612A114" w14:textId="7E0E0522" w:rsidR="000825F7" w:rsidRDefault="002B2FEF"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lastRenderedPageBreak/>
        <w:t>通过点击图</w:t>
      </w:r>
      <w:r w:rsidRPr="002B2FEF">
        <w:rPr>
          <w:rFonts w:ascii="Times New Roman" w:eastAsia="仿宋" w:hAnsi="Times New Roman" w:cs="Times New Roman"/>
          <w:sz w:val="24"/>
          <w:szCs w:val="24"/>
        </w:rPr>
        <w:t>16</w:t>
      </w:r>
      <w:r>
        <w:rPr>
          <w:rFonts w:ascii="仿宋" w:eastAsia="仿宋" w:hAnsi="仿宋" w:hint="eastAsia"/>
          <w:sz w:val="24"/>
          <w:szCs w:val="24"/>
        </w:rPr>
        <w:t>顶部灰色中间个人信息的区域或者</w:t>
      </w:r>
      <w:r w:rsidRPr="002B2FEF">
        <w:rPr>
          <w:rFonts w:ascii="Times New Roman" w:eastAsia="仿宋" w:hAnsi="Times New Roman" w:cs="Times New Roman"/>
          <w:sz w:val="24"/>
          <w:szCs w:val="24"/>
        </w:rPr>
        <w:t>AppBar</w:t>
      </w:r>
      <w:r>
        <w:rPr>
          <w:rFonts w:ascii="仿宋" w:eastAsia="仿宋" w:hAnsi="仿宋" w:hint="eastAsia"/>
          <w:sz w:val="24"/>
          <w:szCs w:val="24"/>
        </w:rPr>
        <w:t>右上角的设置按钮即可进入用户设置界面</w:t>
      </w:r>
      <w:r w:rsidR="00466A9F">
        <w:rPr>
          <w:rFonts w:ascii="仿宋" w:eastAsia="仿宋" w:hAnsi="仿宋" w:hint="eastAsia"/>
          <w:sz w:val="24"/>
          <w:szCs w:val="24"/>
        </w:rPr>
        <w:t>。菜单栏包含六大板块，分别是个人资料，</w:t>
      </w:r>
      <w:r w:rsidR="001920B1">
        <w:rPr>
          <w:rFonts w:ascii="仿宋" w:eastAsia="仿宋" w:hAnsi="仿宋" w:hint="eastAsia"/>
          <w:sz w:val="24"/>
          <w:szCs w:val="24"/>
        </w:rPr>
        <w:t>修改密码，账号管理，隐私设置，清除缓存和当前版本。</w:t>
      </w:r>
    </w:p>
    <w:p w14:paraId="7AE7DCD0" w14:textId="439EB2C9" w:rsidR="009C7021" w:rsidRPr="00B53DAE" w:rsidRDefault="009C7021"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t>个人资料</w:t>
      </w:r>
      <w:r w:rsidR="00924319">
        <w:rPr>
          <w:rFonts w:ascii="仿宋" w:eastAsia="仿宋" w:hAnsi="仿宋" w:hint="eastAsia"/>
          <w:sz w:val="24"/>
          <w:szCs w:val="24"/>
        </w:rPr>
        <w:t>如图</w:t>
      </w:r>
      <w:r w:rsidR="00924319" w:rsidRPr="002F0064">
        <w:rPr>
          <w:rFonts w:ascii="Times New Roman" w:eastAsia="仿宋" w:hAnsi="Times New Roman" w:cs="Times New Roman"/>
          <w:sz w:val="24"/>
          <w:szCs w:val="24"/>
        </w:rPr>
        <w:t>5-6</w:t>
      </w:r>
      <w:r w:rsidR="00924319">
        <w:rPr>
          <w:rFonts w:ascii="仿宋" w:eastAsia="仿宋" w:hAnsi="仿宋" w:hint="eastAsia"/>
          <w:sz w:val="24"/>
          <w:szCs w:val="24"/>
        </w:rPr>
        <w:t>所示，其</w:t>
      </w:r>
      <w:r>
        <w:rPr>
          <w:rFonts w:ascii="仿宋" w:eastAsia="仿宋" w:hAnsi="仿宋" w:hint="eastAsia"/>
          <w:sz w:val="24"/>
          <w:szCs w:val="24"/>
        </w:rPr>
        <w:t>中包含了设置昵称，性别和生日等选项。修改密码需要输入正确的旧密码和符合强度的新密码。账号注销需要阅读并同意所有条款并确认。</w:t>
      </w:r>
    </w:p>
    <w:p w14:paraId="2090A477" w14:textId="77C845E2" w:rsidR="005343B6" w:rsidRDefault="00F15AE8" w:rsidP="005343B6">
      <w:pPr>
        <w:keepNext/>
        <w:jc w:val="center"/>
      </w:pPr>
      <w:r>
        <w:rPr>
          <w:noProof/>
        </w:rPr>
        <w:drawing>
          <wp:inline distT="0" distB="0" distL="0" distR="0" wp14:anchorId="4FA11B61" wp14:editId="61A49928">
            <wp:extent cx="5418473" cy="2931243"/>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20251" cy="2932205"/>
                    </a:xfrm>
                    <a:prstGeom prst="rect">
                      <a:avLst/>
                    </a:prstGeom>
                    <a:noFill/>
                    <a:ln>
                      <a:noFill/>
                    </a:ln>
                  </pic:spPr>
                </pic:pic>
              </a:graphicData>
            </a:graphic>
          </wp:inline>
        </w:drawing>
      </w:r>
    </w:p>
    <w:p w14:paraId="6958CA85" w14:textId="0D78F3B4" w:rsidR="000825F7" w:rsidRDefault="00376C00" w:rsidP="00376C00">
      <w:pPr>
        <w:pStyle w:val="a8"/>
        <w:tabs>
          <w:tab w:val="center" w:pos="4320"/>
          <w:tab w:val="left" w:pos="6583"/>
        </w:tabs>
        <w:jc w:val="left"/>
        <w:rPr>
          <w:rFonts w:ascii="宋体" w:eastAsia="宋体" w:hAnsi="宋体"/>
          <w:sz w:val="18"/>
          <w:szCs w:val="18"/>
        </w:rPr>
      </w:pPr>
      <w:r>
        <w:rPr>
          <w:rFonts w:ascii="宋体" w:eastAsia="宋体" w:hAnsi="宋体"/>
          <w:sz w:val="18"/>
          <w:szCs w:val="18"/>
        </w:rPr>
        <w:tab/>
      </w:r>
      <w:r w:rsidR="005343B6" w:rsidRPr="005343B6">
        <w:rPr>
          <w:rFonts w:ascii="宋体" w:eastAsia="宋体" w:hAnsi="宋体" w:hint="eastAsia"/>
          <w:sz w:val="18"/>
          <w:szCs w:val="18"/>
        </w:rPr>
        <w:t xml:space="preserve">图 </w:t>
      </w:r>
      <w:r w:rsidR="00D30752">
        <w:rPr>
          <w:rFonts w:ascii="Times New Roman" w:eastAsia="宋体" w:hAnsi="Times New Roman" w:cs="Times New Roman"/>
          <w:sz w:val="18"/>
          <w:szCs w:val="18"/>
        </w:rPr>
        <w:t>5-6</w:t>
      </w:r>
      <w:r w:rsidR="005343B6">
        <w:rPr>
          <w:rFonts w:ascii="宋体" w:eastAsia="宋体" w:hAnsi="宋体"/>
          <w:sz w:val="18"/>
          <w:szCs w:val="18"/>
        </w:rPr>
        <w:t xml:space="preserve"> </w:t>
      </w:r>
      <w:r w:rsidR="00B55D35">
        <w:rPr>
          <w:rFonts w:ascii="宋体" w:eastAsia="宋体" w:hAnsi="宋体" w:hint="eastAsia"/>
          <w:sz w:val="18"/>
          <w:szCs w:val="18"/>
        </w:rPr>
        <w:t>用户个人页面</w:t>
      </w:r>
      <w:r>
        <w:rPr>
          <w:rFonts w:ascii="宋体" w:eastAsia="宋体" w:hAnsi="宋体"/>
          <w:sz w:val="18"/>
          <w:szCs w:val="18"/>
        </w:rPr>
        <w:tab/>
      </w:r>
    </w:p>
    <w:p w14:paraId="1CAB5490" w14:textId="4AE9C6D2" w:rsidR="00376C00" w:rsidRPr="00EE5E60" w:rsidRDefault="00EE5E60" w:rsidP="00EE5E60">
      <w:pPr>
        <w:spacing w:line="300" w:lineRule="auto"/>
        <w:ind w:firstLineChars="200" w:firstLine="480"/>
        <w:rPr>
          <w:rFonts w:ascii="仿宋" w:eastAsia="仿宋" w:hAnsi="仿宋"/>
          <w:sz w:val="24"/>
          <w:szCs w:val="24"/>
        </w:rPr>
      </w:pPr>
      <w:r>
        <w:rPr>
          <w:rFonts w:ascii="仿宋" w:eastAsia="仿宋" w:hAnsi="仿宋" w:hint="eastAsia"/>
          <w:sz w:val="24"/>
          <w:szCs w:val="24"/>
        </w:rPr>
        <w:t>用户设置详情如图</w:t>
      </w:r>
      <w:r w:rsidRPr="006E06F4">
        <w:rPr>
          <w:rFonts w:ascii="Times New Roman" w:eastAsia="仿宋" w:hAnsi="Times New Roman" w:cs="Times New Roman"/>
          <w:sz w:val="24"/>
          <w:szCs w:val="24"/>
        </w:rPr>
        <w:t>5-7</w:t>
      </w:r>
      <w:r>
        <w:rPr>
          <w:rFonts w:ascii="仿宋" w:eastAsia="仿宋" w:hAnsi="仿宋" w:hint="eastAsia"/>
          <w:sz w:val="24"/>
          <w:szCs w:val="24"/>
        </w:rPr>
        <w:t>所示</w:t>
      </w:r>
      <w:r w:rsidR="00D67EF8">
        <w:rPr>
          <w:rFonts w:ascii="仿宋" w:eastAsia="仿宋" w:hAnsi="仿宋" w:hint="eastAsia"/>
          <w:sz w:val="24"/>
          <w:szCs w:val="24"/>
        </w:rPr>
        <w:t>，</w:t>
      </w:r>
      <w:r w:rsidR="00380BEF" w:rsidRPr="00380BEF">
        <w:rPr>
          <w:rFonts w:ascii="仿宋" w:eastAsia="仿宋" w:hAnsi="仿宋" w:hint="eastAsia"/>
          <w:sz w:val="24"/>
          <w:szCs w:val="24"/>
        </w:rPr>
        <w:t>输入昵称</w:t>
      </w:r>
      <w:r w:rsidR="00380BEF">
        <w:rPr>
          <w:rFonts w:ascii="仿宋" w:eastAsia="仿宋" w:hAnsi="仿宋" w:hint="eastAsia"/>
          <w:sz w:val="24"/>
          <w:szCs w:val="24"/>
        </w:rPr>
        <w:t>和输入邮箱均为一个单独的圆角输入框，输入完成后会对其进行格式检查，用户通过保存按钮即可验证。</w:t>
      </w:r>
      <w:r w:rsidR="00FB380D">
        <w:rPr>
          <w:rFonts w:ascii="仿宋" w:eastAsia="仿宋" w:hAnsi="仿宋" w:hint="eastAsia"/>
          <w:sz w:val="24"/>
          <w:szCs w:val="24"/>
        </w:rPr>
        <w:t>修改性别和生日使用的</w:t>
      </w:r>
      <w:r w:rsidR="00FB380D" w:rsidRPr="00FB380D">
        <w:rPr>
          <w:rFonts w:ascii="Times New Roman" w:eastAsia="仿宋" w:hAnsi="Times New Roman" w:cs="Times New Roman"/>
          <w:sz w:val="24"/>
          <w:szCs w:val="24"/>
        </w:rPr>
        <w:t>iOS</w:t>
      </w:r>
      <w:r w:rsidR="00FB380D">
        <w:rPr>
          <w:rFonts w:ascii="仿宋" w:eastAsia="仿宋" w:hAnsi="仿宋" w:hint="eastAsia"/>
          <w:sz w:val="24"/>
          <w:szCs w:val="24"/>
        </w:rPr>
        <w:t>的原生控件，确保了系统风格的统一。</w:t>
      </w:r>
    </w:p>
    <w:p w14:paraId="19434A81" w14:textId="6CBEE7FE" w:rsidR="00376C00" w:rsidRDefault="00F15AE8" w:rsidP="00376C00">
      <w:pPr>
        <w:keepNext/>
        <w:jc w:val="center"/>
      </w:pPr>
      <w:r>
        <w:rPr>
          <w:noProof/>
        </w:rPr>
        <w:drawing>
          <wp:inline distT="0" distB="0" distL="0" distR="0" wp14:anchorId="7D3D074B" wp14:editId="504C3ABA">
            <wp:extent cx="5336112" cy="230951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53368" cy="2316981"/>
                    </a:xfrm>
                    <a:prstGeom prst="rect">
                      <a:avLst/>
                    </a:prstGeom>
                    <a:noFill/>
                    <a:ln>
                      <a:noFill/>
                    </a:ln>
                  </pic:spPr>
                </pic:pic>
              </a:graphicData>
            </a:graphic>
          </wp:inline>
        </w:drawing>
      </w:r>
    </w:p>
    <w:p w14:paraId="3D0D23E0" w14:textId="4DF01705" w:rsidR="00376C00" w:rsidRPr="00376C00" w:rsidRDefault="00376C00" w:rsidP="00376C00">
      <w:pPr>
        <w:pStyle w:val="a8"/>
        <w:jc w:val="center"/>
        <w:rPr>
          <w:rFonts w:ascii="宋体" w:eastAsia="宋体" w:hAnsi="宋体"/>
          <w:sz w:val="18"/>
          <w:szCs w:val="18"/>
        </w:rPr>
      </w:pPr>
      <w:r>
        <w:rPr>
          <w:rFonts w:ascii="宋体" w:eastAsia="宋体" w:hAnsi="宋体" w:hint="eastAsia"/>
          <w:sz w:val="18"/>
          <w:szCs w:val="18"/>
        </w:rPr>
        <w:t>图</w:t>
      </w:r>
      <w:r w:rsidR="002A7CBE">
        <w:rPr>
          <w:rFonts w:ascii="Times New Roman" w:eastAsia="宋体" w:hAnsi="Times New Roman" w:cs="Times New Roman"/>
          <w:sz w:val="18"/>
          <w:szCs w:val="18"/>
        </w:rPr>
        <w:t>5-7</w:t>
      </w:r>
      <w:r>
        <w:rPr>
          <w:rFonts w:ascii="宋体" w:eastAsia="宋体" w:hAnsi="宋体"/>
          <w:sz w:val="18"/>
          <w:szCs w:val="18"/>
        </w:rPr>
        <w:t xml:space="preserve"> </w:t>
      </w:r>
      <w:r>
        <w:rPr>
          <w:rFonts w:ascii="宋体" w:eastAsia="宋体" w:hAnsi="宋体" w:hint="eastAsia"/>
          <w:sz w:val="18"/>
          <w:szCs w:val="18"/>
        </w:rPr>
        <w:t>用户设置详情</w:t>
      </w:r>
    </w:p>
    <w:p w14:paraId="6EEA5B96" w14:textId="7444CCA0" w:rsidR="006E5DB7" w:rsidRPr="00744EB1" w:rsidRDefault="006E5DB7" w:rsidP="00744EB1">
      <w:pPr>
        <w:pStyle w:val="2"/>
        <w:rPr>
          <w:rFonts w:ascii="黑体" w:eastAsia="黑体" w:hAnsi="黑体"/>
          <w:sz w:val="24"/>
          <w:szCs w:val="24"/>
        </w:rPr>
      </w:pPr>
      <w:bookmarkStart w:id="799" w:name="_Toc101730445"/>
      <w:r w:rsidRPr="00744EB1">
        <w:rPr>
          <w:rFonts w:ascii="Times New Roman" w:eastAsia="黑体" w:hAnsi="Times New Roman" w:cs="Times New Roman"/>
          <w:sz w:val="24"/>
          <w:szCs w:val="24"/>
        </w:rPr>
        <w:lastRenderedPageBreak/>
        <w:t xml:space="preserve">5.2 </w:t>
      </w:r>
      <w:r w:rsidRPr="00744EB1">
        <w:rPr>
          <w:rFonts w:ascii="黑体" w:eastAsia="黑体" w:hAnsi="黑体"/>
          <w:sz w:val="24"/>
          <w:szCs w:val="24"/>
        </w:rPr>
        <w:t>服务端实现</w:t>
      </w:r>
      <w:bookmarkEnd w:id="799"/>
    </w:p>
    <w:p w14:paraId="65180EAF" w14:textId="4E626302" w:rsidR="0089456C" w:rsidRDefault="007F2E12" w:rsidP="000E58B1">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1</w:t>
      </w:r>
      <w:r>
        <w:rPr>
          <w:rFonts w:ascii="宋体" w:eastAsia="宋体" w:hAnsi="宋体" w:hint="eastAsia"/>
          <w:sz w:val="24"/>
          <w:szCs w:val="24"/>
        </w:rPr>
        <w:t>）</w:t>
      </w:r>
      <w:r w:rsidR="0056521E">
        <w:rPr>
          <w:rFonts w:ascii="宋体" w:eastAsia="宋体" w:hAnsi="宋体" w:hint="eastAsia"/>
          <w:sz w:val="24"/>
          <w:szCs w:val="24"/>
        </w:rPr>
        <w:t>数据库初始化</w:t>
      </w:r>
    </w:p>
    <w:p w14:paraId="0DCD72F6" w14:textId="7C5286D2" w:rsidR="004C6C6E" w:rsidRDefault="000E58B1" w:rsidP="00F71C64">
      <w:pPr>
        <w:spacing w:line="300" w:lineRule="auto"/>
        <w:ind w:firstLineChars="200" w:firstLine="480"/>
        <w:rPr>
          <w:rFonts w:ascii="Times New Roman" w:eastAsia="仿宋" w:hAnsi="Times New Roman" w:cs="Times New Roman"/>
          <w:sz w:val="24"/>
          <w:szCs w:val="24"/>
        </w:rPr>
      </w:pPr>
      <w:r w:rsidRPr="000E58B1">
        <w:rPr>
          <w:rFonts w:ascii="仿宋" w:eastAsia="仿宋" w:hAnsi="仿宋" w:hint="eastAsia"/>
          <w:sz w:val="24"/>
          <w:szCs w:val="24"/>
        </w:rPr>
        <w:t>通过</w:t>
      </w:r>
      <w:r>
        <w:rPr>
          <w:rFonts w:ascii="仿宋" w:eastAsia="仿宋" w:hAnsi="仿宋" w:hint="eastAsia"/>
          <w:sz w:val="24"/>
          <w:szCs w:val="24"/>
        </w:rPr>
        <w:t>爬虫获取了中国国家博物馆网站的</w:t>
      </w:r>
      <w:r w:rsidRPr="00704A5E">
        <w:rPr>
          <w:rFonts w:ascii="Times New Roman" w:eastAsia="仿宋" w:hAnsi="Times New Roman" w:cs="Times New Roman"/>
          <w:sz w:val="24"/>
          <w:szCs w:val="24"/>
        </w:rPr>
        <w:t>40</w:t>
      </w:r>
      <w:r>
        <w:rPr>
          <w:rFonts w:ascii="仿宋" w:eastAsia="仿宋" w:hAnsi="仿宋" w:hint="eastAsia"/>
          <w:sz w:val="24"/>
          <w:szCs w:val="24"/>
        </w:rPr>
        <w:t>个藏品，完成了藏品信息的初始化。</w:t>
      </w:r>
      <w:r w:rsidR="00F71C64">
        <w:rPr>
          <w:rFonts w:ascii="仿宋" w:eastAsia="仿宋" w:hAnsi="仿宋" w:hint="eastAsia"/>
          <w:sz w:val="24"/>
          <w:szCs w:val="24"/>
        </w:rPr>
        <w:t>在将信息整理成</w:t>
      </w:r>
      <w:r w:rsidR="00F71C64" w:rsidRPr="00F71C64">
        <w:rPr>
          <w:rFonts w:ascii="Times New Roman" w:eastAsia="仿宋" w:hAnsi="Times New Roman" w:cs="Times New Roman"/>
          <w:sz w:val="24"/>
          <w:szCs w:val="24"/>
        </w:rPr>
        <w:t>Post</w:t>
      </w:r>
      <w:r w:rsidR="00F71C64">
        <w:rPr>
          <w:rFonts w:ascii="仿宋" w:eastAsia="仿宋" w:hAnsi="仿宋" w:hint="eastAsia"/>
          <w:sz w:val="24"/>
          <w:szCs w:val="24"/>
        </w:rPr>
        <w:t>结构体之后</w:t>
      </w:r>
      <w:r w:rsidR="005F73A8">
        <w:rPr>
          <w:rFonts w:ascii="仿宋" w:eastAsia="仿宋" w:hAnsi="仿宋" w:hint="eastAsia"/>
          <w:sz w:val="24"/>
          <w:szCs w:val="24"/>
        </w:rPr>
        <w:t>，通过腾讯云提供的</w:t>
      </w:r>
      <w:r w:rsidR="005F73A8" w:rsidRPr="005F73A8">
        <w:rPr>
          <w:rFonts w:ascii="Times New Roman" w:eastAsia="仿宋" w:hAnsi="Times New Roman" w:cs="Times New Roman"/>
          <w:sz w:val="24"/>
          <w:szCs w:val="24"/>
        </w:rPr>
        <w:t>COS Go SDK</w:t>
      </w:r>
      <w:r w:rsidR="005F73A8">
        <w:rPr>
          <w:rFonts w:ascii="Times New Roman" w:eastAsia="仿宋" w:hAnsi="Times New Roman" w:cs="Times New Roman" w:hint="eastAsia"/>
          <w:sz w:val="24"/>
          <w:szCs w:val="24"/>
        </w:rPr>
        <w:t>将藏品对应的图片和利用其</w:t>
      </w:r>
      <w:r w:rsidR="005F73A8">
        <w:rPr>
          <w:rFonts w:ascii="Times New Roman" w:eastAsia="仿宋" w:hAnsi="Times New Roman" w:cs="Times New Roman" w:hint="eastAsia"/>
          <w:sz w:val="24"/>
          <w:szCs w:val="24"/>
        </w:rPr>
        <w:t>UUID</w:t>
      </w:r>
      <w:r w:rsidR="005F73A8">
        <w:rPr>
          <w:rFonts w:ascii="Times New Roman" w:eastAsia="仿宋" w:hAnsi="Times New Roman" w:cs="Times New Roman" w:hint="eastAsia"/>
          <w:sz w:val="24"/>
          <w:szCs w:val="24"/>
        </w:rPr>
        <w:t>值生成的二维码上传至</w:t>
      </w:r>
      <w:r w:rsidR="005F73A8">
        <w:rPr>
          <w:rFonts w:ascii="Times New Roman" w:eastAsia="仿宋" w:hAnsi="Times New Roman" w:cs="Times New Roman" w:hint="eastAsia"/>
          <w:sz w:val="24"/>
          <w:szCs w:val="24"/>
        </w:rPr>
        <w:t>COS</w:t>
      </w:r>
      <w:r w:rsidR="005F73A8">
        <w:rPr>
          <w:rFonts w:ascii="Times New Roman" w:eastAsia="仿宋" w:hAnsi="Times New Roman" w:cs="Times New Roman" w:hint="eastAsia"/>
          <w:sz w:val="24"/>
          <w:szCs w:val="24"/>
        </w:rPr>
        <w:t>对象存储服务器中，并开启了</w:t>
      </w:r>
      <w:r w:rsidR="005F73A8">
        <w:rPr>
          <w:rFonts w:ascii="Times New Roman" w:eastAsia="仿宋" w:hAnsi="Times New Roman" w:cs="Times New Roman" w:hint="eastAsia"/>
          <w:sz w:val="24"/>
          <w:szCs w:val="24"/>
        </w:rPr>
        <w:t>CDN</w:t>
      </w:r>
      <w:r w:rsidR="005F73A8">
        <w:rPr>
          <w:rFonts w:ascii="Times New Roman" w:eastAsia="仿宋" w:hAnsi="Times New Roman" w:cs="Times New Roman" w:hint="eastAsia"/>
          <w:sz w:val="24"/>
          <w:szCs w:val="24"/>
        </w:rPr>
        <w:t>加速</w:t>
      </w:r>
      <w:r w:rsidR="00345911">
        <w:rPr>
          <w:rFonts w:ascii="Times New Roman" w:eastAsia="仿宋" w:hAnsi="Times New Roman" w:cs="Times New Roman" w:hint="eastAsia"/>
          <w:sz w:val="24"/>
          <w:szCs w:val="24"/>
        </w:rPr>
        <w:t>。</w:t>
      </w:r>
      <w:r w:rsidR="00A71687">
        <w:rPr>
          <w:rFonts w:ascii="Times New Roman" w:eastAsia="仿宋" w:hAnsi="Times New Roman" w:cs="Times New Roman" w:hint="eastAsia"/>
          <w:sz w:val="24"/>
          <w:szCs w:val="24"/>
        </w:rPr>
        <w:t>此时我们将所有结构体插入数据库中。建立</w:t>
      </w:r>
      <w:r w:rsidR="00A71687">
        <w:rPr>
          <w:rFonts w:ascii="Times New Roman" w:eastAsia="仿宋" w:hAnsi="Times New Roman" w:cs="Times New Roman" w:hint="eastAsia"/>
          <w:sz w:val="24"/>
          <w:szCs w:val="24"/>
        </w:rPr>
        <w:t>R</w:t>
      </w:r>
      <w:r w:rsidR="00A71687">
        <w:rPr>
          <w:rFonts w:ascii="Times New Roman" w:eastAsia="仿宋" w:hAnsi="Times New Roman" w:cs="Times New Roman"/>
          <w:sz w:val="24"/>
          <w:szCs w:val="24"/>
        </w:rPr>
        <w:t>edis</w:t>
      </w:r>
      <w:r w:rsidR="00A71687">
        <w:rPr>
          <w:rFonts w:ascii="Times New Roman" w:eastAsia="仿宋" w:hAnsi="Times New Roman" w:cs="Times New Roman" w:hint="eastAsia"/>
          <w:sz w:val="24"/>
          <w:szCs w:val="24"/>
        </w:rPr>
        <w:t>缓存时，我们将所有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都从</w:t>
      </w:r>
      <w:r w:rsidR="00A71687">
        <w:rPr>
          <w:rFonts w:ascii="Times New Roman" w:eastAsia="仿宋" w:hAnsi="Times New Roman" w:cs="Times New Roman" w:hint="eastAsia"/>
          <w:sz w:val="24"/>
          <w:szCs w:val="24"/>
        </w:rPr>
        <w:t>My</w:t>
      </w:r>
      <w:r w:rsidR="00A71687">
        <w:rPr>
          <w:rFonts w:ascii="Times New Roman" w:eastAsia="仿宋" w:hAnsi="Times New Roman" w:cs="Times New Roman"/>
          <w:sz w:val="24"/>
          <w:szCs w:val="24"/>
        </w:rPr>
        <w:t>SQL</w:t>
      </w:r>
      <w:r w:rsidR="00A71687">
        <w:rPr>
          <w:rFonts w:ascii="Times New Roman" w:eastAsia="仿宋" w:hAnsi="Times New Roman" w:cs="Times New Roman" w:hint="eastAsia"/>
          <w:sz w:val="24"/>
          <w:szCs w:val="24"/>
        </w:rPr>
        <w:t>中取出，将</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字段作为键，全部字段放入列表中。并用一个键为</w:t>
      </w:r>
      <w:r w:rsidR="00A71687">
        <w:rPr>
          <w:rFonts w:ascii="Times New Roman" w:eastAsia="仿宋" w:hAnsi="Times New Roman" w:cs="Times New Roman" w:hint="eastAsia"/>
          <w:sz w:val="24"/>
          <w:szCs w:val="24"/>
        </w:rPr>
        <w:t>pid</w:t>
      </w:r>
      <w:r w:rsidR="00A71687">
        <w:rPr>
          <w:rFonts w:ascii="Times New Roman" w:eastAsia="仿宋" w:hAnsi="Times New Roman" w:cs="Times New Roman" w:hint="eastAsia"/>
          <w:sz w:val="24"/>
          <w:szCs w:val="24"/>
        </w:rPr>
        <w:t>的数组维护所有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的</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w:t>
      </w:r>
      <w:r w:rsidR="0073668E">
        <w:rPr>
          <w:rFonts w:ascii="Times New Roman" w:eastAsia="仿宋" w:hAnsi="Times New Roman" w:cs="Times New Roman" w:hint="eastAsia"/>
          <w:sz w:val="24"/>
          <w:szCs w:val="24"/>
        </w:rPr>
        <w:t>在这之后将</w:t>
      </w:r>
      <w:r w:rsidR="0073668E">
        <w:rPr>
          <w:rFonts w:ascii="Times New Roman" w:eastAsia="仿宋" w:hAnsi="Times New Roman" w:cs="Times New Roman" w:hint="eastAsia"/>
          <w:sz w:val="24"/>
          <w:szCs w:val="24"/>
        </w:rPr>
        <w:t>P</w:t>
      </w:r>
      <w:r w:rsidR="0073668E">
        <w:rPr>
          <w:rFonts w:ascii="Times New Roman" w:eastAsia="仿宋" w:hAnsi="Times New Roman" w:cs="Times New Roman"/>
          <w:sz w:val="24"/>
          <w:szCs w:val="24"/>
        </w:rPr>
        <w:t>ost</w:t>
      </w:r>
      <w:r w:rsidR="0073668E">
        <w:rPr>
          <w:rFonts w:ascii="Times New Roman" w:eastAsia="仿宋" w:hAnsi="Times New Roman" w:cs="Times New Roman" w:hint="eastAsia"/>
          <w:sz w:val="24"/>
          <w:szCs w:val="24"/>
        </w:rPr>
        <w:t>数组给</w:t>
      </w:r>
      <w:r w:rsidR="0073668E">
        <w:rPr>
          <w:rFonts w:ascii="Times New Roman" w:eastAsia="仿宋" w:hAnsi="Times New Roman" w:cs="Times New Roman" w:hint="eastAsia"/>
          <w:sz w:val="24"/>
          <w:szCs w:val="24"/>
        </w:rPr>
        <w:t>M</w:t>
      </w:r>
      <w:r w:rsidR="0073668E">
        <w:rPr>
          <w:rFonts w:ascii="Times New Roman" w:eastAsia="仿宋" w:hAnsi="Times New Roman" w:cs="Times New Roman"/>
          <w:sz w:val="24"/>
          <w:szCs w:val="24"/>
        </w:rPr>
        <w:t>eili</w:t>
      </w:r>
      <w:r w:rsidR="0073668E">
        <w:rPr>
          <w:rFonts w:ascii="Times New Roman" w:eastAsia="仿宋" w:hAnsi="Times New Roman" w:cs="Times New Roman" w:hint="eastAsia"/>
          <w:sz w:val="24"/>
          <w:szCs w:val="24"/>
        </w:rPr>
        <w:t>S</w:t>
      </w:r>
      <w:r w:rsidR="0073668E">
        <w:rPr>
          <w:rFonts w:ascii="Times New Roman" w:eastAsia="仿宋" w:hAnsi="Times New Roman" w:cs="Times New Roman"/>
          <w:sz w:val="24"/>
          <w:szCs w:val="24"/>
        </w:rPr>
        <w:t>earch</w:t>
      </w:r>
      <w:r w:rsidR="0073668E">
        <w:rPr>
          <w:rFonts w:ascii="Times New Roman" w:eastAsia="仿宋" w:hAnsi="Times New Roman" w:cs="Times New Roman" w:hint="eastAsia"/>
          <w:sz w:val="24"/>
          <w:szCs w:val="24"/>
        </w:rPr>
        <w:t>搜索引擎建立索引。</w:t>
      </w:r>
    </w:p>
    <w:p w14:paraId="050B2778" w14:textId="77777777" w:rsidR="00BA6154" w:rsidRPr="005F73A8" w:rsidRDefault="00BA6154" w:rsidP="00BA6154">
      <w:pPr>
        <w:spacing w:line="300" w:lineRule="auto"/>
        <w:rPr>
          <w:rFonts w:ascii="Times New Roman" w:eastAsia="仿宋" w:hAnsi="Times New Roman" w:cs="Times New Roman"/>
          <w:sz w:val="24"/>
          <w:szCs w:val="24"/>
        </w:rPr>
      </w:pPr>
    </w:p>
    <w:p w14:paraId="4A97D78E" w14:textId="7011ED12" w:rsidR="00C867ED" w:rsidRDefault="007F2E12" w:rsidP="00363BB5">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2</w:t>
      </w:r>
      <w:r>
        <w:rPr>
          <w:rFonts w:ascii="宋体" w:eastAsia="宋体" w:hAnsi="宋体" w:hint="eastAsia"/>
          <w:sz w:val="24"/>
          <w:szCs w:val="24"/>
        </w:rPr>
        <w:t>）</w:t>
      </w:r>
      <w:r w:rsidR="001B2C80" w:rsidRPr="008C4B46">
        <w:rPr>
          <w:rFonts w:ascii="Times New Roman" w:eastAsia="宋体" w:hAnsi="Times New Roman" w:cs="Times New Roman"/>
          <w:sz w:val="24"/>
          <w:szCs w:val="24"/>
        </w:rPr>
        <w:t>gRPC</w:t>
      </w:r>
      <w:r w:rsidR="001B2C80">
        <w:rPr>
          <w:rFonts w:ascii="宋体" w:eastAsia="宋体" w:hAnsi="宋体" w:hint="eastAsia"/>
          <w:sz w:val="24"/>
          <w:szCs w:val="24"/>
        </w:rPr>
        <w:t>鉴权</w:t>
      </w:r>
    </w:p>
    <w:p w14:paraId="7AC0AD18" w14:textId="47404F99" w:rsidR="008C4B46" w:rsidRDefault="00363BB5" w:rsidP="00363BB5">
      <w:pPr>
        <w:spacing w:line="300" w:lineRule="auto"/>
        <w:ind w:firstLineChars="200" w:firstLine="480"/>
        <w:rPr>
          <w:rFonts w:ascii="Times New Roman" w:eastAsia="仿宋" w:hAnsi="Times New Roman" w:cs="Times New Roman"/>
          <w:sz w:val="24"/>
          <w:szCs w:val="24"/>
        </w:rPr>
      </w:pPr>
      <w:r w:rsidRPr="00363BB5">
        <w:rPr>
          <w:rFonts w:ascii="仿宋" w:eastAsia="仿宋" w:hAnsi="仿宋" w:hint="eastAsia"/>
          <w:sz w:val="24"/>
          <w:szCs w:val="24"/>
        </w:rPr>
        <w:t>通过</w:t>
      </w:r>
      <w:r w:rsidRPr="00363BB5">
        <w:rPr>
          <w:rFonts w:ascii="Times New Roman" w:eastAsia="仿宋" w:hAnsi="Times New Roman" w:cs="Times New Roman"/>
          <w:sz w:val="24"/>
          <w:szCs w:val="24"/>
        </w:rPr>
        <w:t>openssl</w:t>
      </w:r>
      <w:r w:rsidR="000F004B">
        <w:rPr>
          <w:rFonts w:ascii="Times New Roman" w:eastAsia="仿宋" w:hAnsi="Times New Roman" w:cs="Times New Roman" w:hint="eastAsia"/>
          <w:sz w:val="24"/>
          <w:szCs w:val="24"/>
        </w:rPr>
        <w:t>生成自验证的公钥和证书，首先虚拟一个</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机构，生成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认证机构的证书密钥</w:t>
      </w:r>
      <w:r w:rsidR="000F004B">
        <w:rPr>
          <w:rFonts w:ascii="Times New Roman" w:eastAsia="仿宋" w:hAnsi="Times New Roman" w:cs="Times New Roman" w:hint="eastAsia"/>
          <w:sz w:val="24"/>
          <w:szCs w:val="24"/>
        </w:rPr>
        <w:t>key</w:t>
      </w:r>
      <w:r w:rsidR="000F004B">
        <w:rPr>
          <w:rFonts w:ascii="Times New Roman" w:eastAsia="仿宋" w:hAnsi="Times New Roman" w:cs="Times New Roman" w:hint="eastAsia"/>
          <w:sz w:val="24"/>
          <w:szCs w:val="24"/>
        </w:rPr>
        <w:t>，然后去除密钥里的密码。用私钥生成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sz w:val="24"/>
          <w:szCs w:val="24"/>
        </w:rPr>
        <w:t>.crt</w:t>
      </w:r>
      <w:r w:rsidR="000F004B">
        <w:rPr>
          <w:rFonts w:ascii="Times New Roman" w:eastAsia="仿宋" w:hAnsi="Times New Roman" w:cs="Times New Roman" w:hint="eastAsia"/>
          <w:sz w:val="24"/>
          <w:szCs w:val="24"/>
        </w:rPr>
        <w:t>。即用私钥生成公钥，再把公钥包装成证书。</w:t>
      </w:r>
      <w:r w:rsidR="00030037">
        <w:rPr>
          <w:rFonts w:ascii="Times New Roman" w:eastAsia="仿宋" w:hAnsi="Times New Roman" w:cs="Times New Roman" w:hint="eastAsia"/>
          <w:sz w:val="24"/>
          <w:szCs w:val="24"/>
        </w:rPr>
        <w:t>生成的证书称为根证书，可以用来认证其他证书。</w:t>
      </w:r>
    </w:p>
    <w:p w14:paraId="093A6EF6" w14:textId="43E14D10" w:rsidR="00021434" w:rsidRPr="00363BB5" w:rsidRDefault="00021434" w:rsidP="00363BB5">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生成</w:t>
      </w:r>
      <w:r>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机构的证书后需要生成对应实体的私钥，还要一个生成关于该实体的证书请求文件</w:t>
      </w:r>
      <w:r>
        <w:rPr>
          <w:rFonts w:ascii="Times New Roman" w:eastAsia="仿宋" w:hAnsi="Times New Roman" w:cs="Times New Roman" w:hint="eastAsia"/>
          <w:sz w:val="24"/>
          <w:szCs w:val="24"/>
        </w:rPr>
        <w:t>CSR</w:t>
      </w:r>
      <w:r>
        <w:rPr>
          <w:rFonts w:ascii="Times New Roman" w:eastAsia="仿宋" w:hAnsi="Times New Roman" w:cs="Times New Roman" w:hint="eastAsia"/>
          <w:sz w:val="24"/>
          <w:szCs w:val="24"/>
        </w:rPr>
        <w:t>。私钥已经包含在这个请求文件中，</w:t>
      </w:r>
      <w:r w:rsidR="008E1A60">
        <w:rPr>
          <w:rFonts w:ascii="Times New Roman" w:eastAsia="仿宋" w:hAnsi="Times New Roman" w:cs="Times New Roman" w:hint="eastAsia"/>
          <w:sz w:val="24"/>
          <w:szCs w:val="24"/>
        </w:rPr>
        <w:t>接着用刚刚虚拟出来的</w:t>
      </w:r>
      <w:r w:rsidR="008E1A60">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认证</w:t>
      </w:r>
      <w:r w:rsidR="008E1A60">
        <w:rPr>
          <w:rFonts w:ascii="Times New Roman" w:eastAsia="仿宋" w:hAnsi="Times New Roman" w:cs="Times New Roman" w:hint="eastAsia"/>
          <w:sz w:val="24"/>
          <w:szCs w:val="24"/>
        </w:rPr>
        <w:t>机构把</w:t>
      </w:r>
      <w:r w:rsidR="002E7E41">
        <w:rPr>
          <w:rFonts w:ascii="Times New Roman" w:eastAsia="仿宋" w:hAnsi="Times New Roman" w:cs="Times New Roman" w:hint="eastAsia"/>
          <w:sz w:val="24"/>
          <w:szCs w:val="24"/>
        </w:rPr>
        <w:t>请求文件生成对应实体的公钥</w:t>
      </w:r>
      <w:r w:rsidR="008E1A60">
        <w:rPr>
          <w:rFonts w:ascii="Times New Roman" w:eastAsia="仿宋" w:hAnsi="Times New Roman" w:cs="Times New Roman" w:hint="eastAsia"/>
          <w:sz w:val="24"/>
          <w:szCs w:val="24"/>
        </w:rPr>
        <w:t>并</w:t>
      </w:r>
      <w:r>
        <w:rPr>
          <w:rFonts w:ascii="Times New Roman" w:eastAsia="仿宋" w:hAnsi="Times New Roman" w:cs="Times New Roman" w:hint="eastAsia"/>
          <w:sz w:val="24"/>
          <w:szCs w:val="24"/>
        </w:rPr>
        <w:t>包装成一个证书。</w:t>
      </w:r>
      <w:r w:rsidR="001E039B">
        <w:rPr>
          <w:rFonts w:ascii="Times New Roman" w:eastAsia="仿宋" w:hAnsi="Times New Roman" w:cs="Times New Roman" w:hint="eastAsia"/>
          <w:sz w:val="24"/>
          <w:szCs w:val="24"/>
        </w:rPr>
        <w:t>这样就完成了鉴权所需的私钥和证书。</w:t>
      </w:r>
      <w:r w:rsidR="00B229B9">
        <w:rPr>
          <w:rFonts w:ascii="Times New Roman" w:eastAsia="仿宋" w:hAnsi="Times New Roman" w:cs="Times New Roman" w:hint="eastAsia"/>
          <w:sz w:val="24"/>
          <w:szCs w:val="24"/>
        </w:rPr>
        <w:t>在</w:t>
      </w:r>
      <w:r w:rsidR="00B229B9">
        <w:rPr>
          <w:rFonts w:ascii="Times New Roman" w:eastAsia="仿宋" w:hAnsi="Times New Roman" w:cs="Times New Roman" w:hint="eastAsia"/>
          <w:sz w:val="24"/>
          <w:szCs w:val="24"/>
        </w:rPr>
        <w:t>g</w:t>
      </w:r>
      <w:r w:rsidR="00B229B9">
        <w:rPr>
          <w:rFonts w:ascii="Times New Roman" w:eastAsia="仿宋" w:hAnsi="Times New Roman" w:cs="Times New Roman"/>
          <w:sz w:val="24"/>
          <w:szCs w:val="24"/>
        </w:rPr>
        <w:t xml:space="preserve">RPC </w:t>
      </w:r>
      <w:r w:rsidR="00B229B9">
        <w:rPr>
          <w:rFonts w:ascii="Times New Roman" w:eastAsia="仿宋" w:hAnsi="Times New Roman" w:cs="Times New Roman" w:hint="eastAsia"/>
          <w:sz w:val="24"/>
          <w:szCs w:val="24"/>
        </w:rPr>
        <w:t>S</w:t>
      </w:r>
      <w:r w:rsidR="00B229B9">
        <w:rPr>
          <w:rFonts w:ascii="Times New Roman" w:eastAsia="仿宋" w:hAnsi="Times New Roman" w:cs="Times New Roman"/>
          <w:sz w:val="24"/>
          <w:szCs w:val="24"/>
        </w:rPr>
        <w:t>erver</w:t>
      </w:r>
      <w:r w:rsidR="00B229B9">
        <w:rPr>
          <w:rFonts w:ascii="Times New Roman" w:eastAsia="仿宋" w:hAnsi="Times New Roman" w:cs="Times New Roman" w:hint="eastAsia"/>
          <w:sz w:val="24"/>
          <w:szCs w:val="24"/>
        </w:rPr>
        <w:t>初始化时为其注册即可。</w:t>
      </w:r>
    </w:p>
    <w:p w14:paraId="098ED918" w14:textId="77777777" w:rsidR="00EF1F3B" w:rsidRPr="00021434" w:rsidRDefault="00EF1F3B" w:rsidP="0089456C">
      <w:pPr>
        <w:rPr>
          <w:rFonts w:ascii="宋体" w:eastAsia="宋体" w:hAnsi="宋体"/>
          <w:sz w:val="24"/>
          <w:szCs w:val="24"/>
        </w:rPr>
      </w:pPr>
    </w:p>
    <w:p w14:paraId="369518C5" w14:textId="3D953191" w:rsidR="00DC7BE8" w:rsidRDefault="007F2E12" w:rsidP="009415FF">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3</w:t>
      </w:r>
      <w:r>
        <w:rPr>
          <w:rFonts w:ascii="宋体" w:eastAsia="宋体" w:hAnsi="宋体" w:hint="eastAsia"/>
          <w:sz w:val="24"/>
          <w:szCs w:val="24"/>
        </w:rPr>
        <w:t>）</w:t>
      </w:r>
      <w:r w:rsidR="00DC7BE8" w:rsidRPr="007F2E12">
        <w:rPr>
          <w:rFonts w:ascii="宋体" w:eastAsia="宋体" w:hAnsi="宋体" w:hint="eastAsia"/>
          <w:sz w:val="24"/>
          <w:szCs w:val="24"/>
        </w:rPr>
        <w:t>登录</w:t>
      </w:r>
      <w:r w:rsidR="00835E5F">
        <w:rPr>
          <w:rFonts w:ascii="宋体" w:eastAsia="宋体" w:hAnsi="宋体" w:hint="eastAsia"/>
          <w:sz w:val="24"/>
          <w:szCs w:val="24"/>
        </w:rPr>
        <w:t>和</w:t>
      </w:r>
      <w:r w:rsidR="00DC7BE8" w:rsidRPr="007F2E12">
        <w:rPr>
          <w:rFonts w:ascii="宋体" w:eastAsia="宋体" w:hAnsi="宋体" w:hint="eastAsia"/>
          <w:sz w:val="24"/>
          <w:szCs w:val="24"/>
        </w:rPr>
        <w:t>注册</w:t>
      </w:r>
    </w:p>
    <w:p w14:paraId="4E9E8FD1" w14:textId="5C891103" w:rsidR="00A27953" w:rsidRPr="00BA6154" w:rsidRDefault="00835E5F" w:rsidP="009415FF">
      <w:pPr>
        <w:spacing w:line="300" w:lineRule="auto"/>
        <w:ind w:firstLineChars="200" w:firstLine="480"/>
        <w:rPr>
          <w:rFonts w:ascii="仿宋" w:eastAsia="仿宋" w:hAnsi="仿宋"/>
          <w:sz w:val="24"/>
          <w:szCs w:val="24"/>
        </w:rPr>
      </w:pPr>
      <w:r>
        <w:rPr>
          <w:rFonts w:ascii="仿宋" w:eastAsia="仿宋" w:hAnsi="仿宋" w:hint="eastAsia"/>
          <w:sz w:val="24"/>
          <w:szCs w:val="24"/>
        </w:rPr>
        <w:t>与登录注册模块相关的</w:t>
      </w:r>
      <w:r w:rsidRPr="00835E5F">
        <w:rPr>
          <w:rFonts w:ascii="Times New Roman" w:eastAsia="仿宋" w:hAnsi="Times New Roman" w:cs="Times New Roman"/>
          <w:sz w:val="24"/>
          <w:szCs w:val="24"/>
        </w:rPr>
        <w:t>RPC</w:t>
      </w:r>
      <w:r>
        <w:rPr>
          <w:rFonts w:ascii="仿宋" w:eastAsia="仿宋" w:hAnsi="仿宋" w:hint="eastAsia"/>
          <w:sz w:val="24"/>
          <w:szCs w:val="24"/>
        </w:rPr>
        <w:t>方法是</w:t>
      </w:r>
      <w:r w:rsidRPr="00835E5F">
        <w:rPr>
          <w:rFonts w:ascii="Times New Roman" w:eastAsia="仿宋" w:hAnsi="Times New Roman" w:cs="Times New Roman"/>
          <w:sz w:val="24"/>
          <w:szCs w:val="24"/>
        </w:rPr>
        <w:t>OnLogin</w:t>
      </w:r>
      <w:r>
        <w:rPr>
          <w:rFonts w:ascii="仿宋" w:eastAsia="仿宋" w:hAnsi="仿宋" w:hint="eastAsia"/>
          <w:sz w:val="24"/>
          <w:szCs w:val="24"/>
        </w:rPr>
        <w:t>和</w:t>
      </w:r>
      <w:r w:rsidRPr="00835E5F">
        <w:rPr>
          <w:rFonts w:ascii="Times New Roman" w:eastAsia="仿宋" w:hAnsi="Times New Roman" w:cs="Times New Roman"/>
          <w:sz w:val="24"/>
          <w:szCs w:val="24"/>
        </w:rPr>
        <w:t>OnSignUp</w:t>
      </w:r>
      <w:r w:rsidR="00826D2A">
        <w:rPr>
          <w:rFonts w:ascii="仿宋" w:eastAsia="仿宋" w:hAnsi="仿宋" w:hint="eastAsia"/>
          <w:sz w:val="24"/>
          <w:szCs w:val="24"/>
        </w:rPr>
        <w:t>。</w:t>
      </w:r>
      <w:r>
        <w:rPr>
          <w:rFonts w:ascii="仿宋" w:eastAsia="仿宋" w:hAnsi="仿宋" w:hint="eastAsia"/>
          <w:sz w:val="24"/>
          <w:szCs w:val="24"/>
        </w:rPr>
        <w:t>在收到参数</w:t>
      </w:r>
      <w:r w:rsidRPr="00835E5F">
        <w:rPr>
          <w:rFonts w:ascii="Times New Roman" w:eastAsia="仿宋" w:hAnsi="Times New Roman" w:cs="Times New Roman"/>
          <w:sz w:val="24"/>
          <w:szCs w:val="24"/>
        </w:rPr>
        <w:t>AuthRequest</w:t>
      </w:r>
      <w:r>
        <w:rPr>
          <w:rFonts w:ascii="仿宋" w:eastAsia="仿宋" w:hAnsi="仿宋" w:hint="eastAsia"/>
          <w:sz w:val="24"/>
          <w:szCs w:val="24"/>
        </w:rPr>
        <w:t>后从中解析出用户名和密码</w:t>
      </w:r>
      <w:r w:rsidR="007F280E">
        <w:rPr>
          <w:rFonts w:ascii="仿宋" w:eastAsia="仿宋" w:hAnsi="仿宋" w:hint="eastAsia"/>
          <w:sz w:val="24"/>
          <w:szCs w:val="24"/>
        </w:rPr>
        <w:t>，若是登录操作，其一判断用户名是否存在，不存在返回</w:t>
      </w:r>
      <w:r w:rsidR="007F280E" w:rsidRPr="007F280E">
        <w:rPr>
          <w:rFonts w:ascii="Times New Roman" w:eastAsia="仿宋" w:hAnsi="Times New Roman" w:cs="Times New Roman"/>
          <w:sz w:val="24"/>
          <w:szCs w:val="24"/>
        </w:rPr>
        <w:t>NONEXISTENT_USER</w:t>
      </w:r>
      <w:r w:rsidR="007F280E">
        <w:rPr>
          <w:rFonts w:ascii="Times New Roman" w:eastAsia="仿宋" w:hAnsi="Times New Roman" w:cs="Times New Roman" w:hint="eastAsia"/>
          <w:sz w:val="24"/>
          <w:szCs w:val="24"/>
        </w:rPr>
        <w:t>的错误，其二判断密码哈希值是否匹配，不匹配则返回</w:t>
      </w:r>
      <w:r w:rsidR="007F280E">
        <w:rPr>
          <w:rFonts w:ascii="Times New Roman" w:eastAsia="仿宋" w:hAnsi="Times New Roman" w:cs="Times New Roman" w:hint="eastAsia"/>
          <w:sz w:val="24"/>
          <w:szCs w:val="24"/>
        </w:rPr>
        <w:t>M</w:t>
      </w:r>
      <w:r w:rsidR="007F280E">
        <w:rPr>
          <w:rFonts w:ascii="Times New Roman" w:eastAsia="仿宋" w:hAnsi="Times New Roman" w:cs="Times New Roman"/>
          <w:sz w:val="24"/>
          <w:szCs w:val="24"/>
        </w:rPr>
        <w:t>ISMATCHED_PASSWORD</w:t>
      </w:r>
      <w:r w:rsidR="007F280E">
        <w:rPr>
          <w:rFonts w:ascii="Times New Roman" w:eastAsia="仿宋" w:hAnsi="Times New Roman" w:cs="Times New Roman" w:hint="eastAsia"/>
          <w:sz w:val="24"/>
          <w:szCs w:val="24"/>
        </w:rPr>
        <w:t>的错误。若是注册操作，其一判断用户名是否存在，若存在，返回</w:t>
      </w:r>
      <w:r w:rsidR="007F280E">
        <w:rPr>
          <w:rFonts w:ascii="Times New Roman" w:eastAsia="仿宋" w:hAnsi="Times New Roman" w:cs="Times New Roman" w:hint="eastAsia"/>
          <w:sz w:val="24"/>
          <w:szCs w:val="24"/>
        </w:rPr>
        <w:t>D</w:t>
      </w:r>
      <w:r w:rsidR="007F280E">
        <w:rPr>
          <w:rFonts w:ascii="Times New Roman" w:eastAsia="仿宋" w:hAnsi="Times New Roman" w:cs="Times New Roman"/>
          <w:sz w:val="24"/>
          <w:szCs w:val="24"/>
        </w:rPr>
        <w:t>UPLICATED_NAME</w:t>
      </w:r>
      <w:r w:rsidR="007F280E">
        <w:rPr>
          <w:rFonts w:ascii="Times New Roman" w:eastAsia="仿宋" w:hAnsi="Times New Roman" w:cs="Times New Roman" w:hint="eastAsia"/>
          <w:sz w:val="24"/>
          <w:szCs w:val="24"/>
        </w:rPr>
        <w:t>的错误。</w:t>
      </w:r>
    </w:p>
    <w:p w14:paraId="3A322680" w14:textId="77777777" w:rsidR="00EF1F3B" w:rsidRPr="007F2E12" w:rsidRDefault="00EF1F3B" w:rsidP="0089456C">
      <w:pPr>
        <w:rPr>
          <w:rFonts w:ascii="宋体" w:eastAsia="宋体" w:hAnsi="宋体"/>
          <w:sz w:val="24"/>
          <w:szCs w:val="24"/>
        </w:rPr>
      </w:pPr>
    </w:p>
    <w:p w14:paraId="5E29CCA0" w14:textId="2DE3433A" w:rsidR="00DC7BE8" w:rsidRPr="007F2E12" w:rsidRDefault="007F2E12" w:rsidP="0089456C">
      <w:pPr>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4</w:t>
      </w:r>
      <w:r>
        <w:rPr>
          <w:rFonts w:ascii="宋体" w:eastAsia="宋体" w:hAnsi="宋体" w:hint="eastAsia"/>
          <w:sz w:val="24"/>
          <w:szCs w:val="24"/>
        </w:rPr>
        <w:t>）</w:t>
      </w:r>
      <w:r w:rsidR="00DC7BE8" w:rsidRPr="007F2E12">
        <w:rPr>
          <w:rFonts w:ascii="宋体" w:eastAsia="宋体" w:hAnsi="宋体" w:hint="eastAsia"/>
          <w:sz w:val="24"/>
          <w:szCs w:val="24"/>
        </w:rPr>
        <w:t>扫描，</w:t>
      </w:r>
      <w:r w:rsidR="00946B9F">
        <w:rPr>
          <w:rFonts w:ascii="宋体" w:eastAsia="宋体" w:hAnsi="宋体" w:hint="eastAsia"/>
          <w:sz w:val="24"/>
          <w:szCs w:val="24"/>
        </w:rPr>
        <w:t>查询</w:t>
      </w:r>
      <w:r w:rsidR="00835E5F">
        <w:rPr>
          <w:rFonts w:ascii="宋体" w:eastAsia="宋体" w:hAnsi="宋体" w:hint="eastAsia"/>
          <w:sz w:val="24"/>
          <w:szCs w:val="24"/>
        </w:rPr>
        <w:t>和</w:t>
      </w:r>
      <w:r w:rsidR="00DC7BE8" w:rsidRPr="007F2E12">
        <w:rPr>
          <w:rFonts w:ascii="宋体" w:eastAsia="宋体" w:hAnsi="宋体" w:hint="eastAsia"/>
          <w:sz w:val="24"/>
          <w:szCs w:val="24"/>
        </w:rPr>
        <w:t>搜索</w:t>
      </w:r>
    </w:p>
    <w:p w14:paraId="5BD334F3" w14:textId="3139AB24" w:rsidR="004077CD" w:rsidRPr="009415FF" w:rsidRDefault="009415FF" w:rsidP="009415FF">
      <w:pPr>
        <w:spacing w:line="300" w:lineRule="auto"/>
        <w:ind w:firstLineChars="200" w:firstLine="480"/>
        <w:rPr>
          <w:rFonts w:ascii="仿宋" w:eastAsia="仿宋" w:hAnsi="仿宋"/>
          <w:sz w:val="24"/>
          <w:szCs w:val="24"/>
        </w:rPr>
      </w:pPr>
      <w:r w:rsidRPr="009415FF">
        <w:rPr>
          <w:rFonts w:ascii="仿宋" w:eastAsia="仿宋" w:hAnsi="仿宋" w:hint="eastAsia"/>
          <w:sz w:val="24"/>
          <w:szCs w:val="24"/>
        </w:rPr>
        <w:t>与扫描，查询和搜索</w:t>
      </w:r>
      <w:r>
        <w:rPr>
          <w:rFonts w:ascii="仿宋" w:eastAsia="仿宋" w:hAnsi="仿宋" w:hint="eastAsia"/>
          <w:sz w:val="24"/>
          <w:szCs w:val="24"/>
        </w:rPr>
        <w:t>相关的</w:t>
      </w:r>
      <w:r w:rsidRPr="009415FF">
        <w:rPr>
          <w:rFonts w:ascii="Times New Roman" w:eastAsia="仿宋" w:hAnsi="Times New Roman" w:cs="Times New Roman"/>
          <w:sz w:val="24"/>
          <w:szCs w:val="24"/>
        </w:rPr>
        <w:t>RPC</w:t>
      </w:r>
      <w:r>
        <w:rPr>
          <w:rFonts w:ascii="仿宋" w:eastAsia="仿宋" w:hAnsi="仿宋" w:hint="eastAsia"/>
          <w:sz w:val="24"/>
          <w:szCs w:val="24"/>
        </w:rPr>
        <w:t>方法是</w:t>
      </w:r>
      <w:r w:rsidR="00826D2A" w:rsidRPr="00826D2A">
        <w:rPr>
          <w:rFonts w:ascii="Times New Roman" w:eastAsia="仿宋" w:hAnsi="Times New Roman" w:cs="Times New Roman"/>
          <w:sz w:val="24"/>
          <w:szCs w:val="24"/>
        </w:rPr>
        <w:t>On</w:t>
      </w:r>
      <w:r w:rsidR="00826D2A">
        <w:rPr>
          <w:rFonts w:ascii="Times New Roman" w:eastAsia="仿宋" w:hAnsi="Times New Roman" w:cs="Times New Roman"/>
          <w:sz w:val="24"/>
          <w:szCs w:val="24"/>
        </w:rPr>
        <w:t>Query</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nFetchAll</w:t>
      </w:r>
      <w:r w:rsidR="00826D2A">
        <w:rPr>
          <w:rFonts w:ascii="Times New Roman" w:eastAsia="仿宋" w:hAnsi="Times New Roman" w:cs="Times New Roman" w:hint="eastAsia"/>
          <w:sz w:val="24"/>
          <w:szCs w:val="24"/>
        </w:rPr>
        <w:t>和</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nSearch</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nQuery</w:t>
      </w:r>
      <w:r w:rsidR="00826D2A">
        <w:rPr>
          <w:rFonts w:ascii="Times New Roman" w:eastAsia="仿宋" w:hAnsi="Times New Roman" w:cs="Times New Roman" w:hint="eastAsia"/>
          <w:sz w:val="24"/>
          <w:szCs w:val="24"/>
        </w:rPr>
        <w:t>方法会首先判断参数是否符合</w:t>
      </w:r>
      <w:r w:rsidR="00826D2A">
        <w:rPr>
          <w:rFonts w:ascii="Times New Roman" w:eastAsia="仿宋" w:hAnsi="Times New Roman" w:cs="Times New Roman" w:hint="eastAsia"/>
          <w:sz w:val="24"/>
          <w:szCs w:val="24"/>
        </w:rPr>
        <w:t>UUID</w:t>
      </w:r>
      <w:r w:rsidR="00826D2A">
        <w:rPr>
          <w:rFonts w:ascii="Times New Roman" w:eastAsia="仿宋" w:hAnsi="Times New Roman" w:cs="Times New Roman" w:hint="eastAsia"/>
          <w:sz w:val="24"/>
          <w:szCs w:val="24"/>
        </w:rPr>
        <w:t>规范，若</w:t>
      </w:r>
      <w:r w:rsidR="00101D90">
        <w:rPr>
          <w:rFonts w:ascii="Times New Roman" w:eastAsia="仿宋" w:hAnsi="Times New Roman" w:cs="Times New Roman" w:hint="eastAsia"/>
          <w:sz w:val="24"/>
          <w:szCs w:val="24"/>
        </w:rPr>
        <w:t>不</w:t>
      </w:r>
      <w:r w:rsidR="00826D2A">
        <w:rPr>
          <w:rFonts w:ascii="Times New Roman" w:eastAsia="仿宋" w:hAnsi="Times New Roman" w:cs="Times New Roman" w:hint="eastAsia"/>
          <w:sz w:val="24"/>
          <w:szCs w:val="24"/>
        </w:rPr>
        <w:t>符合</w:t>
      </w:r>
      <w:r w:rsidR="00101D90">
        <w:rPr>
          <w:rFonts w:ascii="Times New Roman" w:eastAsia="仿宋" w:hAnsi="Times New Roman" w:cs="Times New Roman" w:hint="eastAsia"/>
          <w:sz w:val="24"/>
          <w:szCs w:val="24"/>
        </w:rPr>
        <w:t>，返回非法请求参数的错误</w:t>
      </w:r>
      <w:r w:rsidR="00826D2A">
        <w:rPr>
          <w:rFonts w:ascii="Times New Roman" w:eastAsia="仿宋" w:hAnsi="Times New Roman" w:cs="Times New Roman" w:hint="eastAsia"/>
          <w:sz w:val="24"/>
          <w:szCs w:val="24"/>
        </w:rPr>
        <w:t>，则用</w:t>
      </w:r>
      <w:r w:rsidR="00826D2A">
        <w:rPr>
          <w:rFonts w:ascii="Times New Roman" w:eastAsia="仿宋" w:hAnsi="Times New Roman" w:cs="Times New Roman" w:hint="eastAsia"/>
          <w:sz w:val="24"/>
          <w:szCs w:val="24"/>
        </w:rPr>
        <w:t>Redis</w:t>
      </w:r>
      <w:r w:rsidR="00826D2A">
        <w:rPr>
          <w:rFonts w:ascii="Times New Roman" w:eastAsia="仿宋" w:hAnsi="Times New Roman" w:cs="Times New Roman" w:hint="eastAsia"/>
          <w:sz w:val="24"/>
          <w:szCs w:val="24"/>
        </w:rPr>
        <w:t>的</w:t>
      </w:r>
      <w:r w:rsidR="00826D2A">
        <w:rPr>
          <w:rFonts w:ascii="Times New Roman" w:eastAsia="仿宋" w:hAnsi="Times New Roman" w:cs="Times New Roman" w:hint="eastAsia"/>
          <w:sz w:val="24"/>
          <w:szCs w:val="24"/>
        </w:rPr>
        <w:t>lrange</w:t>
      </w:r>
      <w:r w:rsidR="00826D2A">
        <w:rPr>
          <w:rFonts w:ascii="Times New Roman" w:eastAsia="仿宋" w:hAnsi="Times New Roman" w:cs="Times New Roman" w:hint="eastAsia"/>
          <w:sz w:val="24"/>
          <w:szCs w:val="24"/>
        </w:rPr>
        <w:t>方法判断获取到的数组长度，若为</w:t>
      </w:r>
      <w:r w:rsidR="00826D2A">
        <w:rPr>
          <w:rFonts w:ascii="Times New Roman" w:eastAsia="仿宋" w:hAnsi="Times New Roman" w:cs="Times New Roman" w:hint="eastAsia"/>
          <w:sz w:val="24"/>
          <w:szCs w:val="24"/>
        </w:rPr>
        <w:t>0</w:t>
      </w:r>
      <w:r w:rsidR="00826D2A">
        <w:rPr>
          <w:rFonts w:ascii="Times New Roman" w:eastAsia="仿宋" w:hAnsi="Times New Roman" w:cs="Times New Roman" w:hint="eastAsia"/>
          <w:sz w:val="24"/>
          <w:szCs w:val="24"/>
        </w:rPr>
        <w:t>，说明不存在该帖子</w:t>
      </w:r>
      <w:r w:rsidR="00101D90">
        <w:rPr>
          <w:rFonts w:ascii="Times New Roman" w:eastAsia="仿宋" w:hAnsi="Times New Roman" w:cs="Times New Roman" w:hint="eastAsia"/>
          <w:sz w:val="24"/>
          <w:szCs w:val="24"/>
        </w:rPr>
        <w:t>，返回不存在该帖子的错误</w:t>
      </w:r>
      <w:r w:rsidR="00826D2A">
        <w:rPr>
          <w:rFonts w:ascii="Times New Roman" w:eastAsia="仿宋" w:hAnsi="Times New Roman" w:cs="Times New Roman" w:hint="eastAsia"/>
          <w:sz w:val="24"/>
          <w:szCs w:val="24"/>
        </w:rPr>
        <w:t>。</w:t>
      </w:r>
      <w:r w:rsidR="00101D90">
        <w:rPr>
          <w:rFonts w:ascii="Times New Roman" w:eastAsia="仿宋" w:hAnsi="Times New Roman" w:cs="Times New Roman" w:hint="eastAsia"/>
          <w:sz w:val="24"/>
          <w:szCs w:val="24"/>
        </w:rPr>
        <w:t>On</w:t>
      </w:r>
      <w:r w:rsidR="00101D90">
        <w:rPr>
          <w:rFonts w:ascii="Times New Roman" w:eastAsia="仿宋" w:hAnsi="Times New Roman" w:cs="Times New Roman"/>
          <w:sz w:val="24"/>
          <w:szCs w:val="24"/>
        </w:rPr>
        <w:t>FetchAll</w:t>
      </w:r>
      <w:r w:rsidR="00101D90">
        <w:rPr>
          <w:rFonts w:ascii="Times New Roman" w:eastAsia="仿宋" w:hAnsi="Times New Roman" w:cs="Times New Roman" w:hint="eastAsia"/>
          <w:sz w:val="24"/>
          <w:szCs w:val="24"/>
        </w:rPr>
        <w:t>方法不接收任何参数，仅为用户初次打开</w:t>
      </w:r>
      <w:r w:rsidR="00101D90">
        <w:rPr>
          <w:rFonts w:ascii="Times New Roman" w:eastAsia="仿宋" w:hAnsi="Times New Roman" w:cs="Times New Roman" w:hint="eastAsia"/>
          <w:sz w:val="24"/>
          <w:szCs w:val="24"/>
        </w:rPr>
        <w:t>App</w:t>
      </w:r>
      <w:r w:rsidR="00101D90">
        <w:rPr>
          <w:rFonts w:ascii="Times New Roman" w:eastAsia="仿宋" w:hAnsi="Times New Roman" w:cs="Times New Roman" w:hint="eastAsia"/>
          <w:sz w:val="24"/>
          <w:szCs w:val="24"/>
        </w:rPr>
        <w:t>时拉去藏品详情所用，调用应该总是成功。</w:t>
      </w:r>
      <w:r w:rsidR="00F04B6B">
        <w:rPr>
          <w:rFonts w:ascii="Times New Roman" w:eastAsia="仿宋" w:hAnsi="Times New Roman" w:cs="Times New Roman" w:hint="eastAsia"/>
          <w:sz w:val="24"/>
          <w:szCs w:val="24"/>
        </w:rPr>
        <w:t>O</w:t>
      </w:r>
      <w:r w:rsidR="00F04B6B">
        <w:rPr>
          <w:rFonts w:ascii="Times New Roman" w:eastAsia="仿宋" w:hAnsi="Times New Roman" w:cs="Times New Roman"/>
          <w:sz w:val="24"/>
          <w:szCs w:val="24"/>
        </w:rPr>
        <w:t>nSearch</w:t>
      </w:r>
      <w:r w:rsidR="00F04B6B">
        <w:rPr>
          <w:rFonts w:ascii="Times New Roman" w:eastAsia="仿宋" w:hAnsi="Times New Roman" w:cs="Times New Roman" w:hint="eastAsia"/>
          <w:sz w:val="24"/>
          <w:szCs w:val="24"/>
        </w:rPr>
        <w:t>方法接受一个参数</w:t>
      </w:r>
      <w:r w:rsidR="00F04B6B">
        <w:rPr>
          <w:rFonts w:ascii="Times New Roman" w:eastAsia="仿宋" w:hAnsi="Times New Roman" w:cs="Times New Roman" w:hint="eastAsia"/>
          <w:sz w:val="24"/>
          <w:szCs w:val="24"/>
        </w:rPr>
        <w:lastRenderedPageBreak/>
        <w:t>T</w:t>
      </w:r>
      <w:r w:rsidR="00F04B6B">
        <w:rPr>
          <w:rFonts w:ascii="Times New Roman" w:eastAsia="仿宋" w:hAnsi="Times New Roman" w:cs="Times New Roman"/>
          <w:sz w:val="24"/>
          <w:szCs w:val="24"/>
        </w:rPr>
        <w:t>oken</w:t>
      </w:r>
      <w:r w:rsidR="00F04B6B">
        <w:rPr>
          <w:rFonts w:ascii="Times New Roman" w:eastAsia="仿宋" w:hAnsi="Times New Roman" w:cs="Times New Roman" w:hint="eastAsia"/>
          <w:sz w:val="24"/>
          <w:szCs w:val="24"/>
        </w:rPr>
        <w:t>，从该</w:t>
      </w:r>
      <w:r w:rsidR="00F04B6B">
        <w:rPr>
          <w:rFonts w:ascii="Times New Roman" w:eastAsia="仿宋" w:hAnsi="Times New Roman" w:cs="Times New Roman" w:hint="eastAsia"/>
          <w:sz w:val="24"/>
          <w:szCs w:val="24"/>
        </w:rPr>
        <w:t>To</w:t>
      </w:r>
      <w:r w:rsidR="00F04B6B">
        <w:rPr>
          <w:rFonts w:ascii="Times New Roman" w:eastAsia="仿宋" w:hAnsi="Times New Roman" w:cs="Times New Roman"/>
          <w:sz w:val="24"/>
          <w:szCs w:val="24"/>
        </w:rPr>
        <w:t>ken</w:t>
      </w:r>
      <w:r w:rsidR="00F04B6B">
        <w:rPr>
          <w:rFonts w:ascii="Times New Roman" w:eastAsia="仿宋" w:hAnsi="Times New Roman" w:cs="Times New Roman" w:hint="eastAsia"/>
          <w:sz w:val="24"/>
          <w:szCs w:val="24"/>
        </w:rPr>
        <w:t>中获取</w:t>
      </w:r>
      <w:r w:rsidR="0074554C">
        <w:rPr>
          <w:rFonts w:ascii="Times New Roman" w:eastAsia="仿宋" w:hAnsi="Times New Roman" w:cs="Times New Roman" w:hint="eastAsia"/>
          <w:sz w:val="24"/>
          <w:szCs w:val="24"/>
        </w:rPr>
        <w:t>用户要查询的关键字并将其交给</w:t>
      </w:r>
      <w:r w:rsidR="0074554C">
        <w:rPr>
          <w:rFonts w:ascii="Times New Roman" w:eastAsia="仿宋" w:hAnsi="Times New Roman" w:cs="Times New Roman" w:hint="eastAsia"/>
          <w:sz w:val="24"/>
          <w:szCs w:val="24"/>
        </w:rPr>
        <w:t>M</w:t>
      </w:r>
      <w:r w:rsidR="0074554C">
        <w:rPr>
          <w:rFonts w:ascii="Times New Roman" w:eastAsia="仿宋" w:hAnsi="Times New Roman" w:cs="Times New Roman"/>
          <w:sz w:val="24"/>
          <w:szCs w:val="24"/>
        </w:rPr>
        <w:t>eiliSearch</w:t>
      </w:r>
      <w:r w:rsidR="0074554C">
        <w:rPr>
          <w:rFonts w:ascii="Times New Roman" w:eastAsia="仿宋" w:hAnsi="Times New Roman" w:cs="Times New Roman" w:hint="eastAsia"/>
          <w:sz w:val="24"/>
          <w:szCs w:val="24"/>
        </w:rPr>
        <w:t>搜索引擎，随后将引擎的返回结果包装为</w:t>
      </w:r>
      <w:r w:rsidR="0074554C">
        <w:rPr>
          <w:rFonts w:ascii="Times New Roman" w:eastAsia="仿宋" w:hAnsi="Times New Roman" w:cs="Times New Roman" w:hint="eastAsia"/>
          <w:sz w:val="24"/>
          <w:szCs w:val="24"/>
        </w:rPr>
        <w:t>P</w:t>
      </w:r>
      <w:r w:rsidR="0074554C">
        <w:rPr>
          <w:rFonts w:ascii="Times New Roman" w:eastAsia="仿宋" w:hAnsi="Times New Roman" w:cs="Times New Roman"/>
          <w:sz w:val="24"/>
          <w:szCs w:val="24"/>
        </w:rPr>
        <w:t>osts</w:t>
      </w:r>
      <w:r w:rsidR="0074554C">
        <w:rPr>
          <w:rFonts w:ascii="Times New Roman" w:eastAsia="仿宋" w:hAnsi="Times New Roman" w:cs="Times New Roman" w:hint="eastAsia"/>
          <w:sz w:val="24"/>
          <w:szCs w:val="24"/>
        </w:rPr>
        <w:t>返回给客户。</w:t>
      </w:r>
    </w:p>
    <w:p w14:paraId="1C5075B9" w14:textId="6AECC17E" w:rsidR="00C867ED" w:rsidRDefault="00C867ED" w:rsidP="0089456C"/>
    <w:p w14:paraId="665736BF" w14:textId="48F22599" w:rsidR="00B61254" w:rsidRPr="00F1251B" w:rsidRDefault="00AB4A11" w:rsidP="00F1251B">
      <w:pPr>
        <w:pStyle w:val="2"/>
        <w:rPr>
          <w:rFonts w:ascii="黑体" w:eastAsia="黑体" w:hAnsi="黑体"/>
          <w:sz w:val="24"/>
          <w:szCs w:val="24"/>
        </w:rPr>
      </w:pPr>
      <w:bookmarkStart w:id="800" w:name="_Toc101730446"/>
      <w:r w:rsidRPr="00F1251B">
        <w:rPr>
          <w:rFonts w:ascii="Times New Roman" w:eastAsia="黑体" w:hAnsi="Times New Roman" w:cs="Times New Roman"/>
          <w:sz w:val="24"/>
          <w:szCs w:val="24"/>
        </w:rPr>
        <w:t>5.3</w:t>
      </w:r>
      <w:r w:rsidRPr="00F1251B">
        <w:rPr>
          <w:rFonts w:ascii="黑体" w:eastAsia="黑体" w:hAnsi="黑体" w:cs="Times New Roman"/>
          <w:sz w:val="24"/>
          <w:szCs w:val="24"/>
        </w:rPr>
        <w:t xml:space="preserve"> </w:t>
      </w:r>
      <w:r w:rsidRPr="00F1251B">
        <w:rPr>
          <w:rFonts w:ascii="黑体" w:eastAsia="黑体" w:hAnsi="黑体" w:hint="eastAsia"/>
          <w:sz w:val="24"/>
          <w:szCs w:val="24"/>
        </w:rPr>
        <w:t>性能测试</w:t>
      </w:r>
      <w:bookmarkEnd w:id="800"/>
    </w:p>
    <w:p w14:paraId="55B9A118" w14:textId="5AE24A25" w:rsidR="00F44304" w:rsidRPr="00AE67F6" w:rsidRDefault="006D5CCC" w:rsidP="001A73DF">
      <w:pPr>
        <w:spacing w:line="300" w:lineRule="auto"/>
        <w:ind w:firstLineChars="200" w:firstLine="480"/>
        <w:rPr>
          <w:rFonts w:ascii="Times New Roman" w:eastAsia="仿宋" w:hAnsi="Times New Roman" w:cs="Times New Roman"/>
          <w:sz w:val="24"/>
          <w:szCs w:val="24"/>
        </w:rPr>
      </w:pPr>
      <w:r w:rsidRPr="006D5CCC">
        <w:rPr>
          <w:rFonts w:ascii="仿宋" w:eastAsia="仿宋" w:hAnsi="仿宋" w:hint="eastAsia"/>
          <w:sz w:val="24"/>
          <w:szCs w:val="24"/>
        </w:rPr>
        <w:t>本设计对</w:t>
      </w:r>
      <w:r>
        <w:rPr>
          <w:rFonts w:ascii="仿宋" w:eastAsia="仿宋" w:hAnsi="仿宋" w:hint="eastAsia"/>
          <w:sz w:val="24"/>
          <w:szCs w:val="24"/>
        </w:rPr>
        <w:t>关键的核心方法</w:t>
      </w:r>
      <w:r w:rsidRPr="006D5CCC">
        <w:rPr>
          <w:rFonts w:ascii="Times New Roman" w:eastAsia="仿宋" w:hAnsi="Times New Roman" w:cs="Times New Roman"/>
          <w:sz w:val="24"/>
          <w:szCs w:val="24"/>
        </w:rPr>
        <w:t>OnQuery</w:t>
      </w:r>
      <w:r>
        <w:rPr>
          <w:rFonts w:ascii="仿宋" w:eastAsia="仿宋" w:hAnsi="仿宋" w:hint="eastAsia"/>
          <w:sz w:val="24"/>
          <w:szCs w:val="24"/>
        </w:rPr>
        <w:t>和</w:t>
      </w:r>
      <w:r w:rsidRPr="006D5CCC">
        <w:rPr>
          <w:rFonts w:ascii="Times New Roman" w:eastAsia="仿宋" w:hAnsi="Times New Roman" w:cs="Times New Roman"/>
          <w:sz w:val="24"/>
          <w:szCs w:val="24"/>
        </w:rPr>
        <w:t>OnSearch</w:t>
      </w:r>
      <w:r>
        <w:rPr>
          <w:rFonts w:ascii="仿宋" w:eastAsia="仿宋" w:hAnsi="仿宋" w:hint="eastAsia"/>
          <w:sz w:val="24"/>
          <w:szCs w:val="24"/>
        </w:rPr>
        <w:t>进行了测试</w:t>
      </w:r>
      <w:r w:rsidR="001A73DF">
        <w:rPr>
          <w:rFonts w:ascii="仿宋" w:eastAsia="仿宋" w:hAnsi="仿宋" w:hint="eastAsia"/>
          <w:sz w:val="24"/>
          <w:szCs w:val="24"/>
        </w:rPr>
        <w:t>。</w:t>
      </w:r>
      <w:r w:rsidR="00F44304">
        <w:rPr>
          <w:rFonts w:ascii="仿宋" w:eastAsia="仿宋" w:hAnsi="仿宋" w:hint="eastAsia"/>
          <w:sz w:val="24"/>
          <w:szCs w:val="24"/>
        </w:rPr>
        <w:t>测试工具为开源的第三方工具</w:t>
      </w:r>
      <w:r w:rsidR="00F44304" w:rsidRPr="00F44304">
        <w:rPr>
          <w:rFonts w:ascii="Times New Roman" w:eastAsia="仿宋" w:hAnsi="Times New Roman" w:cs="Times New Roman"/>
          <w:sz w:val="24"/>
          <w:szCs w:val="24"/>
        </w:rPr>
        <w:t>ghz</w:t>
      </w:r>
      <w:r w:rsidR="00F44304">
        <w:rPr>
          <w:rFonts w:ascii="仿宋" w:eastAsia="仿宋" w:hAnsi="仿宋" w:hint="eastAsia"/>
          <w:sz w:val="24"/>
          <w:szCs w:val="24"/>
        </w:rPr>
        <w:t>，专门用来测试</w:t>
      </w:r>
      <w:r w:rsidR="00F44304" w:rsidRPr="00F44304">
        <w:rPr>
          <w:rFonts w:ascii="Times New Roman" w:eastAsia="仿宋" w:hAnsi="Times New Roman" w:cs="Times New Roman"/>
          <w:sz w:val="24"/>
          <w:szCs w:val="24"/>
        </w:rPr>
        <w:t>gRPC</w:t>
      </w:r>
      <w:r w:rsidR="00F44304">
        <w:rPr>
          <w:rFonts w:ascii="仿宋" w:eastAsia="仿宋" w:hAnsi="仿宋" w:hint="eastAsia"/>
          <w:sz w:val="24"/>
          <w:szCs w:val="24"/>
        </w:rPr>
        <w:t>框架的性能表现。</w:t>
      </w:r>
      <w:r w:rsidR="00AE67F6">
        <w:rPr>
          <w:rFonts w:ascii="仿宋" w:eastAsia="仿宋" w:hAnsi="仿宋" w:hint="eastAsia"/>
          <w:sz w:val="24"/>
          <w:szCs w:val="24"/>
        </w:rPr>
        <w:t>测试环境为</w:t>
      </w:r>
      <w:r w:rsidR="00AE67F6" w:rsidRPr="00AE67F6">
        <w:rPr>
          <w:rFonts w:ascii="Times New Roman" w:eastAsia="仿宋" w:hAnsi="Times New Roman" w:cs="Times New Roman"/>
          <w:sz w:val="24"/>
          <w:szCs w:val="24"/>
        </w:rPr>
        <w:t>Windows11</w:t>
      </w:r>
      <w:r w:rsidR="00AE67F6">
        <w:rPr>
          <w:rFonts w:ascii="Times New Roman" w:eastAsia="仿宋" w:hAnsi="Times New Roman" w:cs="Times New Roman" w:hint="eastAsia"/>
          <w:sz w:val="24"/>
          <w:szCs w:val="24"/>
        </w:rPr>
        <w:t>（客户端）和在其之上的</w:t>
      </w:r>
      <w:r w:rsidR="00AE67F6">
        <w:rPr>
          <w:rFonts w:ascii="Times New Roman" w:eastAsia="仿宋" w:hAnsi="Times New Roman" w:cs="Times New Roman" w:hint="eastAsia"/>
          <w:sz w:val="24"/>
          <w:szCs w:val="24"/>
        </w:rPr>
        <w:t>WSL</w:t>
      </w:r>
      <w:r w:rsidR="00AE67F6">
        <w:rPr>
          <w:rFonts w:ascii="Times New Roman" w:eastAsia="仿宋" w:hAnsi="Times New Roman" w:cs="Times New Roman"/>
          <w:sz w:val="24"/>
          <w:szCs w:val="24"/>
        </w:rPr>
        <w:t>2</w:t>
      </w:r>
      <w:r w:rsidR="00AE67F6">
        <w:rPr>
          <w:rFonts w:ascii="Times New Roman" w:eastAsia="仿宋" w:hAnsi="Times New Roman" w:cs="Times New Roman" w:hint="eastAsia"/>
          <w:sz w:val="24"/>
          <w:szCs w:val="24"/>
        </w:rPr>
        <w:t>（服务端）。</w:t>
      </w:r>
      <w:r w:rsidR="007B4AC7">
        <w:rPr>
          <w:rFonts w:ascii="Times New Roman" w:eastAsia="仿宋" w:hAnsi="Times New Roman" w:cs="Times New Roman" w:hint="eastAsia"/>
          <w:sz w:val="24"/>
          <w:szCs w:val="24"/>
        </w:rPr>
        <w:t>CPU</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核</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线程的</w:t>
      </w:r>
      <w:r w:rsidR="007B4AC7">
        <w:rPr>
          <w:rFonts w:ascii="Times New Roman" w:eastAsia="仿宋" w:hAnsi="Times New Roman" w:cs="Times New Roman" w:hint="eastAsia"/>
          <w:sz w:val="24"/>
          <w:szCs w:val="24"/>
        </w:rPr>
        <w:t>i</w:t>
      </w:r>
      <w:r w:rsidR="007B4AC7">
        <w:rPr>
          <w:rFonts w:ascii="Times New Roman" w:eastAsia="仿宋" w:hAnsi="Times New Roman" w:cs="Times New Roman"/>
          <w:sz w:val="24"/>
          <w:szCs w:val="24"/>
        </w:rPr>
        <w:t>7-9700K</w:t>
      </w:r>
      <w:r w:rsidR="00A53BBA">
        <w:rPr>
          <w:rFonts w:ascii="Times New Roman" w:eastAsia="仿宋" w:hAnsi="Times New Roman" w:cs="Times New Roman" w:hint="eastAsia"/>
          <w:sz w:val="24"/>
          <w:szCs w:val="24"/>
        </w:rPr>
        <w:t>，频率为</w:t>
      </w:r>
      <w:r w:rsidR="00A53BBA">
        <w:rPr>
          <w:rFonts w:ascii="Times New Roman" w:eastAsia="仿宋" w:hAnsi="Times New Roman" w:cs="Times New Roman" w:hint="eastAsia"/>
          <w:sz w:val="24"/>
          <w:szCs w:val="24"/>
        </w:rPr>
        <w:t>4</w:t>
      </w:r>
      <w:r w:rsidR="00A53BBA">
        <w:rPr>
          <w:rFonts w:ascii="Times New Roman" w:eastAsia="仿宋" w:hAnsi="Times New Roman" w:cs="Times New Roman"/>
          <w:sz w:val="24"/>
          <w:szCs w:val="24"/>
        </w:rPr>
        <w:t>.5</w:t>
      </w:r>
      <w:r w:rsidR="00A53BBA">
        <w:rPr>
          <w:rFonts w:ascii="Times New Roman" w:eastAsia="仿宋" w:hAnsi="Times New Roman" w:cs="Times New Roman" w:hint="eastAsia"/>
          <w:sz w:val="24"/>
          <w:szCs w:val="24"/>
        </w:rPr>
        <w:t>G</w:t>
      </w:r>
      <w:r w:rsidR="00A53BBA">
        <w:rPr>
          <w:rFonts w:ascii="Times New Roman" w:eastAsia="仿宋" w:hAnsi="Times New Roman" w:cs="Times New Roman"/>
          <w:sz w:val="24"/>
          <w:szCs w:val="24"/>
        </w:rPr>
        <w:t>Hz</w:t>
      </w:r>
      <w:r w:rsidR="00A53BBA">
        <w:rPr>
          <w:rFonts w:ascii="Times New Roman" w:eastAsia="仿宋" w:hAnsi="Times New Roman" w:cs="Times New Roman" w:hint="eastAsia"/>
          <w:sz w:val="24"/>
          <w:szCs w:val="24"/>
        </w:rPr>
        <w:t>。</w:t>
      </w:r>
      <w:r w:rsidR="007B4AC7">
        <w:rPr>
          <w:rFonts w:ascii="Times New Roman" w:eastAsia="仿宋" w:hAnsi="Times New Roman" w:cs="Times New Roman" w:hint="eastAsia"/>
          <w:sz w:val="24"/>
          <w:szCs w:val="24"/>
        </w:rPr>
        <w:t>内存</w:t>
      </w:r>
      <w:r w:rsidR="00350646">
        <w:rPr>
          <w:rFonts w:ascii="Times New Roman" w:eastAsia="仿宋" w:hAnsi="Times New Roman" w:cs="Times New Roman" w:hint="eastAsia"/>
          <w:sz w:val="24"/>
          <w:szCs w:val="24"/>
        </w:rPr>
        <w:t>容量</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2</w:t>
      </w:r>
      <w:r w:rsidR="007B4AC7">
        <w:rPr>
          <w:rFonts w:ascii="Times New Roman" w:eastAsia="仿宋" w:hAnsi="Times New Roman" w:cs="Times New Roman" w:hint="eastAsia"/>
          <w:sz w:val="24"/>
          <w:szCs w:val="24"/>
        </w:rPr>
        <w:t>GB</w:t>
      </w:r>
      <w:r w:rsidR="007B4AC7">
        <w:rPr>
          <w:rFonts w:ascii="Times New Roman" w:eastAsia="仿宋" w:hAnsi="Times New Roman" w:cs="Times New Roman" w:hint="eastAsia"/>
          <w:sz w:val="24"/>
          <w:szCs w:val="24"/>
        </w:rPr>
        <w:t>，其频率为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600</w:t>
      </w:r>
      <w:r w:rsidR="007B4AC7">
        <w:rPr>
          <w:rFonts w:ascii="Times New Roman" w:eastAsia="仿宋" w:hAnsi="Times New Roman" w:cs="Times New Roman" w:hint="eastAsia"/>
          <w:sz w:val="24"/>
          <w:szCs w:val="24"/>
        </w:rPr>
        <w:t>M</w:t>
      </w:r>
      <w:r w:rsidR="007B4AC7">
        <w:rPr>
          <w:rFonts w:ascii="Times New Roman" w:eastAsia="仿宋" w:hAnsi="Times New Roman" w:cs="Times New Roman"/>
          <w:sz w:val="24"/>
          <w:szCs w:val="24"/>
        </w:rPr>
        <w:t>hz</w:t>
      </w:r>
      <w:r w:rsidR="00376854">
        <w:rPr>
          <w:rFonts w:ascii="Times New Roman" w:eastAsia="仿宋" w:hAnsi="Times New Roman" w:cs="Times New Roman" w:hint="eastAsia"/>
          <w:sz w:val="24"/>
          <w:szCs w:val="24"/>
        </w:rPr>
        <w:t>。</w:t>
      </w:r>
    </w:p>
    <w:p w14:paraId="1A0E2243" w14:textId="4031B440" w:rsidR="001A73DF" w:rsidRDefault="00531656" w:rsidP="001A73D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测试结果如图</w:t>
      </w:r>
      <w:r w:rsidRPr="00A132B7">
        <w:rPr>
          <w:rFonts w:ascii="Times New Roman" w:eastAsia="仿宋" w:hAnsi="Times New Roman" w:cs="Times New Roman"/>
          <w:sz w:val="24"/>
          <w:szCs w:val="24"/>
        </w:rPr>
        <w:t>5-8</w:t>
      </w:r>
      <w:r>
        <w:rPr>
          <w:rFonts w:ascii="仿宋" w:eastAsia="仿宋" w:hAnsi="仿宋" w:hint="eastAsia"/>
          <w:sz w:val="24"/>
          <w:szCs w:val="24"/>
        </w:rPr>
        <w:t>所示，</w:t>
      </w:r>
      <w:r w:rsidR="001A73DF">
        <w:rPr>
          <w:rFonts w:ascii="仿宋" w:eastAsia="仿宋" w:hAnsi="仿宋" w:hint="eastAsia"/>
          <w:sz w:val="24"/>
          <w:szCs w:val="24"/>
        </w:rPr>
        <w:t>左右分别代码</w:t>
      </w:r>
      <w:r w:rsidR="007569FD">
        <w:rPr>
          <w:rFonts w:ascii="Times New Roman" w:eastAsia="仿宋" w:hAnsi="Times New Roman" w:cs="Times New Roman" w:hint="eastAsia"/>
          <w:sz w:val="24"/>
          <w:szCs w:val="24"/>
        </w:rPr>
        <w:t>O</w:t>
      </w:r>
      <w:r w:rsidR="007569FD">
        <w:rPr>
          <w:rFonts w:ascii="Times New Roman" w:eastAsia="仿宋" w:hAnsi="Times New Roman" w:cs="Times New Roman"/>
          <w:sz w:val="24"/>
          <w:szCs w:val="24"/>
        </w:rPr>
        <w:t>nSearch</w:t>
      </w:r>
      <w:r w:rsidR="001A73DF">
        <w:rPr>
          <w:rFonts w:ascii="Times New Roman" w:eastAsia="仿宋" w:hAnsi="Times New Roman" w:cs="Times New Roman" w:hint="eastAsia"/>
          <w:sz w:val="24"/>
          <w:szCs w:val="24"/>
        </w:rPr>
        <w:t>和</w:t>
      </w:r>
      <w:r w:rsidR="007569FD" w:rsidRPr="001A73DF">
        <w:rPr>
          <w:rFonts w:ascii="Times New Roman" w:eastAsia="仿宋" w:hAnsi="Times New Roman" w:cs="Times New Roman"/>
          <w:sz w:val="24"/>
          <w:szCs w:val="24"/>
        </w:rPr>
        <w:t>OnQu</w:t>
      </w:r>
      <w:r w:rsidR="007569FD">
        <w:rPr>
          <w:rFonts w:ascii="Times New Roman" w:eastAsia="仿宋" w:hAnsi="Times New Roman" w:cs="Times New Roman"/>
          <w:sz w:val="24"/>
          <w:szCs w:val="24"/>
        </w:rPr>
        <w:t>ery</w:t>
      </w:r>
      <w:r w:rsidR="001A73DF">
        <w:rPr>
          <w:rFonts w:ascii="Times New Roman" w:eastAsia="仿宋" w:hAnsi="Times New Roman" w:cs="Times New Roman" w:hint="eastAsia"/>
          <w:sz w:val="24"/>
          <w:szCs w:val="24"/>
        </w:rPr>
        <w:t>在面对</w:t>
      </w:r>
      <w:r w:rsidR="001A73DF">
        <w:rPr>
          <w:rFonts w:ascii="Times New Roman" w:eastAsia="仿宋" w:hAnsi="Times New Roman" w:cs="Times New Roman" w:hint="eastAsia"/>
          <w:sz w:val="24"/>
          <w:szCs w:val="24"/>
        </w:rPr>
        <w:t>C</w:t>
      </w:r>
      <w:r w:rsidR="001A73DF">
        <w:rPr>
          <w:rFonts w:ascii="Times New Roman" w:eastAsia="仿宋" w:hAnsi="Times New Roman" w:cs="Times New Roman"/>
          <w:sz w:val="24"/>
          <w:szCs w:val="24"/>
        </w:rPr>
        <w:t>10K</w:t>
      </w:r>
      <w:r w:rsidR="001A73DF">
        <w:rPr>
          <w:rFonts w:ascii="Times New Roman" w:eastAsia="仿宋" w:hAnsi="Times New Roman" w:cs="Times New Roman" w:hint="eastAsia"/>
          <w:sz w:val="24"/>
          <w:szCs w:val="24"/>
        </w:rPr>
        <w:t>问题时的表现，即</w:t>
      </w:r>
      <w:r w:rsidR="001A73DF">
        <w:rPr>
          <w:rFonts w:ascii="Times New Roman" w:eastAsia="仿宋" w:hAnsi="Times New Roman" w:cs="Times New Roman"/>
          <w:sz w:val="24"/>
          <w:szCs w:val="24"/>
        </w:rPr>
        <w:t>10000</w:t>
      </w:r>
      <w:r w:rsidR="001A73DF">
        <w:rPr>
          <w:rFonts w:ascii="Times New Roman" w:eastAsia="仿宋" w:hAnsi="Times New Roman" w:cs="Times New Roman" w:hint="eastAsia"/>
          <w:sz w:val="24"/>
          <w:szCs w:val="24"/>
        </w:rPr>
        <w:t>次</w:t>
      </w:r>
      <w:r w:rsidR="00A0675C">
        <w:rPr>
          <w:rFonts w:ascii="Times New Roman" w:eastAsia="仿宋" w:hAnsi="Times New Roman" w:cs="Times New Roman" w:hint="eastAsia"/>
          <w:sz w:val="24"/>
          <w:szCs w:val="24"/>
        </w:rPr>
        <w:t>查询或者搜索。</w:t>
      </w:r>
    </w:p>
    <w:p w14:paraId="4113D98D" w14:textId="2FB90934" w:rsidR="00FE5C1D" w:rsidRDefault="00F44304"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通过分析</w:t>
      </w:r>
      <w:r w:rsidR="00691A36">
        <w:rPr>
          <w:rFonts w:ascii="Times New Roman" w:eastAsia="仿宋" w:hAnsi="Times New Roman" w:cs="Times New Roman" w:hint="eastAsia"/>
          <w:sz w:val="24"/>
          <w:szCs w:val="24"/>
        </w:rPr>
        <w:t>右边</w:t>
      </w:r>
      <w:r>
        <w:rPr>
          <w:rFonts w:ascii="Times New Roman" w:eastAsia="仿宋" w:hAnsi="Times New Roman" w:cs="Times New Roman" w:hint="eastAsia"/>
          <w:sz w:val="24"/>
          <w:szCs w:val="24"/>
        </w:rPr>
        <w:t>的图表可知，对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nQuery</w:t>
      </w:r>
      <w:r>
        <w:rPr>
          <w:rFonts w:ascii="Times New Roman" w:eastAsia="仿宋" w:hAnsi="Times New Roman" w:cs="Times New Roman" w:hint="eastAsia"/>
          <w:sz w:val="24"/>
          <w:szCs w:val="24"/>
        </w:rPr>
        <w:t>方法而言，每秒最多能处理</w:t>
      </w:r>
      <w:r>
        <w:rPr>
          <w:rFonts w:ascii="Times New Roman" w:eastAsia="仿宋" w:hAnsi="Times New Roman" w:cs="Times New Roman" w:hint="eastAsia"/>
          <w:sz w:val="24"/>
          <w:szCs w:val="24"/>
        </w:rPr>
        <w:t>1</w:t>
      </w:r>
      <w:r>
        <w:rPr>
          <w:rFonts w:ascii="Times New Roman" w:eastAsia="仿宋" w:hAnsi="Times New Roman" w:cs="Times New Roman"/>
          <w:sz w:val="24"/>
          <w:szCs w:val="24"/>
        </w:rPr>
        <w:t>0000</w:t>
      </w:r>
      <w:r>
        <w:rPr>
          <w:rFonts w:ascii="Times New Roman" w:eastAsia="仿宋" w:hAnsi="Times New Roman" w:cs="Times New Roman" w:hint="eastAsia"/>
          <w:sz w:val="24"/>
          <w:szCs w:val="24"/>
        </w:rPr>
        <w:t>多个请求，并且</w:t>
      </w:r>
      <w:r>
        <w:rPr>
          <w:rFonts w:ascii="Times New Roman" w:eastAsia="仿宋" w:hAnsi="Times New Roman" w:cs="Times New Roman" w:hint="eastAsia"/>
          <w:sz w:val="24"/>
          <w:szCs w:val="24"/>
        </w:rPr>
        <w:t>9</w:t>
      </w:r>
      <w:r>
        <w:rPr>
          <w:rFonts w:ascii="Times New Roman" w:eastAsia="仿宋" w:hAnsi="Times New Roman" w:cs="Times New Roman"/>
          <w:sz w:val="24"/>
          <w:szCs w:val="24"/>
        </w:rPr>
        <w:t>9%</w:t>
      </w:r>
      <w:r>
        <w:rPr>
          <w:rFonts w:ascii="Times New Roman" w:eastAsia="仿宋" w:hAnsi="Times New Roman" w:cs="Times New Roman" w:hint="eastAsia"/>
          <w:sz w:val="24"/>
          <w:szCs w:val="24"/>
        </w:rPr>
        <w:t>的请求时间都落在</w:t>
      </w:r>
      <w:r>
        <w:rPr>
          <w:rFonts w:ascii="Times New Roman" w:eastAsia="仿宋" w:hAnsi="Times New Roman" w:cs="Times New Roman" w:hint="eastAsia"/>
          <w:sz w:val="24"/>
          <w:szCs w:val="24"/>
        </w:rPr>
        <w:t>1</w:t>
      </w:r>
      <w:r>
        <w:rPr>
          <w:rFonts w:ascii="Times New Roman" w:eastAsia="仿宋" w:hAnsi="Times New Roman" w:cs="Times New Roman"/>
          <w:sz w:val="24"/>
          <w:szCs w:val="24"/>
        </w:rPr>
        <w:t>4</w:t>
      </w:r>
      <w:r>
        <w:rPr>
          <w:rFonts w:ascii="Times New Roman" w:eastAsia="仿宋" w:hAnsi="Times New Roman" w:cs="Times New Roman" w:hint="eastAsia"/>
          <w:sz w:val="24"/>
          <w:szCs w:val="24"/>
        </w:rPr>
        <w:t>ms</w:t>
      </w:r>
      <w:r>
        <w:rPr>
          <w:rFonts w:ascii="Times New Roman" w:eastAsia="仿宋" w:hAnsi="Times New Roman" w:cs="Times New Roman" w:hint="eastAsia"/>
          <w:sz w:val="24"/>
          <w:szCs w:val="24"/>
        </w:rPr>
        <w:t>内</w:t>
      </w:r>
      <w:r w:rsidR="00F21887">
        <w:rPr>
          <w:rFonts w:ascii="Times New Roman" w:eastAsia="仿宋" w:hAnsi="Times New Roman" w:cs="Times New Roman" w:hint="eastAsia"/>
          <w:sz w:val="24"/>
          <w:szCs w:val="24"/>
        </w:rPr>
        <w:t>，其中，</w:t>
      </w:r>
      <w:r w:rsidR="00F21887">
        <w:rPr>
          <w:rFonts w:ascii="Times New Roman" w:eastAsia="仿宋" w:hAnsi="Times New Roman" w:cs="Times New Roman" w:hint="eastAsia"/>
          <w:sz w:val="24"/>
          <w:szCs w:val="24"/>
        </w:rPr>
        <w:t>6</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4</w:t>
      </w:r>
      <w:r w:rsidR="00F21887">
        <w:rPr>
          <w:rFonts w:ascii="Times New Roman" w:eastAsia="仿宋" w:hAnsi="Times New Roman" w:cs="Times New Roman"/>
          <w:sz w:val="24"/>
          <w:szCs w:val="24"/>
        </w:rPr>
        <w:t>.3</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w:t>
      </w:r>
      <w:r w:rsidR="00F21887">
        <w:rPr>
          <w:rFonts w:ascii="Times New Roman" w:eastAsia="仿宋" w:hAnsi="Times New Roman" w:cs="Times New Roman" w:hint="eastAsia"/>
          <w:sz w:val="24"/>
          <w:szCs w:val="24"/>
        </w:rPr>
        <w:t>9</w:t>
      </w:r>
      <w:r w:rsidR="00F21887">
        <w:rPr>
          <w:rFonts w:ascii="Times New Roman" w:eastAsia="仿宋" w:hAnsi="Times New Roman" w:cs="Times New Roman"/>
          <w:sz w:val="24"/>
          <w:szCs w:val="24"/>
        </w:rPr>
        <w:t>2%</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8</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内完成，这是因为所有的查询都命中了</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F21887">
        <w:rPr>
          <w:rFonts w:ascii="Times New Roman" w:eastAsia="仿宋" w:hAnsi="Times New Roman" w:cs="Times New Roman" w:hint="eastAsia"/>
          <w:sz w:val="24"/>
          <w:szCs w:val="24"/>
        </w:rPr>
        <w:t>缓存，足见</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BC1777">
        <w:rPr>
          <w:rFonts w:ascii="Times New Roman" w:eastAsia="仿宋" w:hAnsi="Times New Roman" w:cs="Times New Roman" w:hint="eastAsia"/>
          <w:sz w:val="24"/>
          <w:szCs w:val="24"/>
        </w:rPr>
        <w:t>的</w:t>
      </w:r>
      <w:r w:rsidR="00F21887">
        <w:rPr>
          <w:rFonts w:ascii="Times New Roman" w:eastAsia="仿宋" w:hAnsi="Times New Roman" w:cs="Times New Roman" w:hint="eastAsia"/>
          <w:sz w:val="24"/>
          <w:szCs w:val="24"/>
        </w:rPr>
        <w:t>强大</w:t>
      </w:r>
      <w:r w:rsidR="00BC1777">
        <w:rPr>
          <w:rFonts w:ascii="Times New Roman" w:eastAsia="仿宋" w:hAnsi="Times New Roman" w:cs="Times New Roman" w:hint="eastAsia"/>
          <w:sz w:val="24"/>
          <w:szCs w:val="24"/>
        </w:rPr>
        <w:t>。</w:t>
      </w:r>
    </w:p>
    <w:p w14:paraId="56D780D8" w14:textId="0AE58988" w:rsidR="00BC1777" w:rsidRDefault="00BC177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分析</w:t>
      </w:r>
      <w:r w:rsidR="00A0641E">
        <w:rPr>
          <w:rFonts w:ascii="Times New Roman" w:eastAsia="仿宋" w:hAnsi="Times New Roman" w:cs="Times New Roman" w:hint="eastAsia"/>
          <w:sz w:val="24"/>
          <w:szCs w:val="24"/>
        </w:rPr>
        <w:t>左</w:t>
      </w:r>
      <w:r>
        <w:rPr>
          <w:rFonts w:ascii="Times New Roman" w:eastAsia="仿宋" w:hAnsi="Times New Roman" w:cs="Times New Roman" w:hint="eastAsia"/>
          <w:sz w:val="24"/>
          <w:szCs w:val="24"/>
        </w:rPr>
        <w:t>边图表可知，对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方法而言，每秒最多处理</w:t>
      </w:r>
      <w:r>
        <w:rPr>
          <w:rFonts w:ascii="Times New Roman" w:eastAsia="仿宋" w:hAnsi="Times New Roman" w:cs="Times New Roman" w:hint="eastAsia"/>
          <w:sz w:val="24"/>
          <w:szCs w:val="24"/>
        </w:rPr>
        <w:t>2</w:t>
      </w:r>
      <w:r>
        <w:rPr>
          <w:rFonts w:ascii="Times New Roman" w:eastAsia="仿宋" w:hAnsi="Times New Roman" w:cs="Times New Roman"/>
          <w:sz w:val="24"/>
          <w:szCs w:val="24"/>
        </w:rPr>
        <w:t>415</w:t>
      </w:r>
      <w:r>
        <w:rPr>
          <w:rFonts w:ascii="Times New Roman" w:eastAsia="仿宋" w:hAnsi="Times New Roman" w:cs="Times New Roman" w:hint="eastAsia"/>
          <w:sz w:val="24"/>
          <w:szCs w:val="24"/>
        </w:rPr>
        <w:t>个请求。</w:t>
      </w:r>
      <w:r w:rsidR="00EB35CF">
        <w:rPr>
          <w:rFonts w:ascii="Times New Roman" w:eastAsia="仿宋" w:hAnsi="Times New Roman" w:cs="Times New Roman" w:hint="eastAsia"/>
          <w:sz w:val="24"/>
          <w:szCs w:val="24"/>
        </w:rPr>
        <w:t>这是因为系统的吞吐受限于</w:t>
      </w:r>
      <w:r w:rsidR="00EB35CF">
        <w:rPr>
          <w:rFonts w:ascii="Times New Roman" w:eastAsia="仿宋" w:hAnsi="Times New Roman" w:cs="Times New Roman" w:hint="eastAsia"/>
          <w:sz w:val="24"/>
          <w:szCs w:val="24"/>
        </w:rPr>
        <w:t>M</w:t>
      </w:r>
      <w:r w:rsidR="00EB35CF">
        <w:rPr>
          <w:rFonts w:ascii="Times New Roman" w:eastAsia="仿宋" w:hAnsi="Times New Roman" w:cs="Times New Roman"/>
          <w:sz w:val="24"/>
          <w:szCs w:val="24"/>
        </w:rPr>
        <w:t>eiliSearch</w:t>
      </w:r>
      <w:r w:rsidR="00EB35CF">
        <w:rPr>
          <w:rFonts w:ascii="Times New Roman" w:eastAsia="仿宋" w:hAnsi="Times New Roman" w:cs="Times New Roman" w:hint="eastAsia"/>
          <w:sz w:val="24"/>
          <w:szCs w:val="24"/>
        </w:rPr>
        <w:t>引擎，不过也是一个较为可观的表现。</w:t>
      </w:r>
      <w:r w:rsidR="007B4AC7">
        <w:rPr>
          <w:rFonts w:ascii="Times New Roman" w:eastAsia="仿宋" w:hAnsi="Times New Roman" w:cs="Times New Roman" w:hint="eastAsia"/>
          <w:sz w:val="24"/>
          <w:szCs w:val="24"/>
        </w:rPr>
        <w:t>9</w:t>
      </w:r>
      <w:r w:rsidR="007B4AC7">
        <w:rPr>
          <w:rFonts w:ascii="Times New Roman" w:eastAsia="仿宋" w:hAnsi="Times New Roman" w:cs="Times New Roman"/>
          <w:sz w:val="24"/>
          <w:szCs w:val="24"/>
        </w:rPr>
        <w:t>9%</w:t>
      </w:r>
      <w:r w:rsidR="007B4AC7">
        <w:rPr>
          <w:rFonts w:ascii="Times New Roman" w:eastAsia="仿宋" w:hAnsi="Times New Roman" w:cs="Times New Roman" w:hint="eastAsia"/>
          <w:sz w:val="24"/>
          <w:szCs w:val="24"/>
        </w:rPr>
        <w:t>的</w:t>
      </w:r>
      <w:r w:rsidR="008F7BF6">
        <w:rPr>
          <w:rFonts w:ascii="Times New Roman" w:eastAsia="仿宋" w:hAnsi="Times New Roman" w:cs="Times New Roman" w:hint="eastAsia"/>
          <w:sz w:val="24"/>
          <w:szCs w:val="24"/>
        </w:rPr>
        <w:t>请求</w:t>
      </w:r>
      <w:r w:rsidR="007B4AC7">
        <w:rPr>
          <w:rFonts w:ascii="Times New Roman" w:eastAsia="仿宋" w:hAnsi="Times New Roman" w:cs="Times New Roman" w:hint="eastAsia"/>
          <w:sz w:val="24"/>
          <w:szCs w:val="24"/>
        </w:rPr>
        <w:t>都</w:t>
      </w:r>
      <w:r w:rsidR="008F7BF6">
        <w:rPr>
          <w:rFonts w:ascii="Times New Roman" w:eastAsia="仿宋" w:hAnsi="Times New Roman" w:cs="Times New Roman" w:hint="eastAsia"/>
          <w:sz w:val="24"/>
          <w:szCs w:val="24"/>
        </w:rPr>
        <w:t>在</w:t>
      </w:r>
      <w:r w:rsidR="007B4AC7">
        <w:rPr>
          <w:rFonts w:ascii="Times New Roman" w:eastAsia="仿宋" w:hAnsi="Times New Roman" w:cs="Times New Roman" w:hint="eastAsia"/>
          <w:sz w:val="24"/>
          <w:szCs w:val="24"/>
        </w:rPr>
        <w:t>5</w:t>
      </w:r>
      <w:r w:rsidR="007B4AC7">
        <w:rPr>
          <w:rFonts w:ascii="Times New Roman" w:eastAsia="仿宋" w:hAnsi="Times New Roman" w:cs="Times New Roman"/>
          <w:sz w:val="24"/>
          <w:szCs w:val="24"/>
        </w:rPr>
        <w:t>8</w:t>
      </w:r>
      <w:r w:rsidR="007B4AC7">
        <w:rPr>
          <w:rFonts w:ascii="Times New Roman" w:eastAsia="仿宋" w:hAnsi="Times New Roman" w:cs="Times New Roman" w:hint="eastAsia"/>
          <w:sz w:val="24"/>
          <w:szCs w:val="24"/>
        </w:rPr>
        <w:t>ms</w:t>
      </w:r>
      <w:r w:rsidR="007B4AC7">
        <w:rPr>
          <w:rFonts w:ascii="Times New Roman" w:eastAsia="仿宋" w:hAnsi="Times New Roman" w:cs="Times New Roman" w:hint="eastAsia"/>
          <w:sz w:val="24"/>
          <w:szCs w:val="24"/>
        </w:rPr>
        <w:t>内</w:t>
      </w:r>
      <w:r w:rsidR="008F7BF6">
        <w:rPr>
          <w:rFonts w:ascii="Times New Roman" w:eastAsia="仿宋" w:hAnsi="Times New Roman" w:cs="Times New Roman" w:hint="eastAsia"/>
          <w:sz w:val="24"/>
          <w:szCs w:val="24"/>
        </w:rPr>
        <w:t>返回，其中，</w:t>
      </w:r>
      <w:r w:rsidR="008F7BF6">
        <w:rPr>
          <w:rFonts w:ascii="Times New Roman" w:eastAsia="仿宋" w:hAnsi="Times New Roman" w:cs="Times New Roman" w:hint="eastAsia"/>
          <w:sz w:val="24"/>
          <w:szCs w:val="24"/>
        </w:rPr>
        <w:t>8</w:t>
      </w:r>
      <w:r w:rsidR="008F7BF6">
        <w:rPr>
          <w:rFonts w:ascii="Times New Roman" w:eastAsia="仿宋" w:hAnsi="Times New Roman" w:cs="Times New Roman"/>
          <w:sz w:val="24"/>
          <w:szCs w:val="24"/>
        </w:rPr>
        <w:t>3%</w:t>
      </w:r>
      <w:r w:rsidR="008F7BF6">
        <w:rPr>
          <w:rFonts w:ascii="Times New Roman" w:eastAsia="仿宋" w:hAnsi="Times New Roman" w:cs="Times New Roman" w:hint="eastAsia"/>
          <w:sz w:val="24"/>
          <w:szCs w:val="24"/>
        </w:rPr>
        <w:t>的请求</w:t>
      </w:r>
      <w:r w:rsidR="005340CE">
        <w:rPr>
          <w:rFonts w:ascii="Times New Roman" w:eastAsia="仿宋" w:hAnsi="Times New Roman" w:cs="Times New Roman" w:hint="eastAsia"/>
          <w:sz w:val="24"/>
          <w:szCs w:val="24"/>
        </w:rPr>
        <w:t>都在</w:t>
      </w:r>
      <w:r w:rsidR="005340CE">
        <w:rPr>
          <w:rFonts w:ascii="Times New Roman" w:eastAsia="仿宋" w:hAnsi="Times New Roman" w:cs="Times New Roman" w:hint="eastAsia"/>
          <w:sz w:val="24"/>
          <w:szCs w:val="24"/>
        </w:rPr>
        <w:t>2</w:t>
      </w:r>
      <w:r w:rsidR="005340CE">
        <w:rPr>
          <w:rFonts w:ascii="Times New Roman" w:eastAsia="仿宋" w:hAnsi="Times New Roman" w:cs="Times New Roman"/>
          <w:sz w:val="24"/>
          <w:szCs w:val="24"/>
        </w:rPr>
        <w:t>9</w:t>
      </w:r>
      <w:r w:rsidR="005340CE">
        <w:rPr>
          <w:rFonts w:ascii="Times New Roman" w:eastAsia="仿宋" w:hAnsi="Times New Roman" w:cs="Times New Roman" w:hint="eastAsia"/>
          <w:sz w:val="24"/>
          <w:szCs w:val="24"/>
        </w:rPr>
        <w:t>m</w:t>
      </w:r>
      <w:r w:rsidR="005340CE">
        <w:rPr>
          <w:rFonts w:ascii="Times New Roman" w:eastAsia="仿宋" w:hAnsi="Times New Roman" w:cs="Times New Roman"/>
          <w:sz w:val="24"/>
          <w:szCs w:val="24"/>
        </w:rPr>
        <w:t>s</w:t>
      </w:r>
      <w:r w:rsidR="005340CE">
        <w:rPr>
          <w:rFonts w:ascii="Times New Roman" w:eastAsia="仿宋" w:hAnsi="Times New Roman" w:cs="Times New Roman" w:hint="eastAsia"/>
          <w:sz w:val="24"/>
          <w:szCs w:val="24"/>
        </w:rPr>
        <w:t>内返回。</w:t>
      </w:r>
    </w:p>
    <w:p w14:paraId="28EADC9D" w14:textId="10BED389" w:rsidR="00E928D7" w:rsidRPr="001A73DF" w:rsidRDefault="00E928D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根据以上性能测试分析可知，系统较为出色的完成了前面提出的</w:t>
      </w:r>
      <w:r>
        <w:rPr>
          <w:rFonts w:ascii="Times New Roman" w:eastAsia="仿宋" w:hAnsi="Times New Roman" w:cs="Times New Roman" w:hint="eastAsia"/>
          <w:sz w:val="24"/>
          <w:szCs w:val="24"/>
        </w:rPr>
        <w:t>C</w:t>
      </w:r>
      <w:r>
        <w:rPr>
          <w:rFonts w:ascii="Times New Roman" w:eastAsia="仿宋" w:hAnsi="Times New Roman" w:cs="Times New Roman"/>
          <w:sz w:val="24"/>
          <w:szCs w:val="24"/>
        </w:rPr>
        <w:t>10K</w:t>
      </w:r>
      <w:r>
        <w:rPr>
          <w:rFonts w:ascii="Times New Roman" w:eastAsia="仿宋" w:hAnsi="Times New Roman" w:cs="Times New Roman" w:hint="eastAsia"/>
          <w:sz w:val="24"/>
          <w:szCs w:val="24"/>
        </w:rPr>
        <w:t>问题。</w:t>
      </w:r>
    </w:p>
    <w:p w14:paraId="6FFA422F" w14:textId="539AB748" w:rsidR="00DC596B" w:rsidRDefault="00196BF3" w:rsidP="00DC596B">
      <w:pPr>
        <w:keepNext/>
        <w:jc w:val="center"/>
      </w:pPr>
      <w:r>
        <w:rPr>
          <w:noProof/>
        </w:rPr>
        <w:drawing>
          <wp:inline distT="0" distB="0" distL="0" distR="0" wp14:anchorId="41DF227F" wp14:editId="257B9B67">
            <wp:extent cx="5121053" cy="314553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4678" cy="3153905"/>
                    </a:xfrm>
                    <a:prstGeom prst="rect">
                      <a:avLst/>
                    </a:prstGeom>
                    <a:noFill/>
                    <a:ln>
                      <a:noFill/>
                    </a:ln>
                  </pic:spPr>
                </pic:pic>
              </a:graphicData>
            </a:graphic>
          </wp:inline>
        </w:drawing>
      </w:r>
    </w:p>
    <w:p w14:paraId="19624374" w14:textId="30429BA3" w:rsidR="00363BB5" w:rsidRPr="00A332EB" w:rsidRDefault="00DC596B" w:rsidP="00A332EB">
      <w:pPr>
        <w:pStyle w:val="a8"/>
        <w:jc w:val="center"/>
        <w:rPr>
          <w:rFonts w:ascii="宋体" w:eastAsia="宋体" w:hAnsi="宋体"/>
          <w:sz w:val="18"/>
          <w:szCs w:val="18"/>
        </w:rPr>
      </w:pPr>
      <w:r w:rsidRPr="00EB3168">
        <w:rPr>
          <w:rFonts w:ascii="宋体" w:eastAsia="宋体" w:hAnsi="宋体" w:hint="eastAsia"/>
          <w:sz w:val="18"/>
          <w:szCs w:val="18"/>
        </w:rPr>
        <w:t>图</w:t>
      </w:r>
      <w:r w:rsidR="005B4956">
        <w:rPr>
          <w:rFonts w:ascii="Times New Roman" w:eastAsia="宋体" w:hAnsi="Times New Roman" w:cs="Times New Roman"/>
          <w:sz w:val="18"/>
          <w:szCs w:val="18"/>
        </w:rPr>
        <w:t>5-8</w:t>
      </w:r>
      <w:r w:rsidRPr="00EB3168">
        <w:rPr>
          <w:rFonts w:ascii="宋体" w:eastAsia="宋体" w:hAnsi="宋体"/>
          <w:sz w:val="18"/>
          <w:szCs w:val="18"/>
        </w:rPr>
        <w:t xml:space="preserve"> </w:t>
      </w:r>
      <w:r w:rsidRPr="00EB3168">
        <w:rPr>
          <w:rFonts w:ascii="宋体" w:eastAsia="宋体" w:hAnsi="宋体" w:hint="eastAsia"/>
          <w:sz w:val="18"/>
          <w:szCs w:val="18"/>
        </w:rPr>
        <w:t>性能测试</w:t>
      </w:r>
    </w:p>
    <w:p w14:paraId="1A5DE25C" w14:textId="04E9B067" w:rsidR="006E594F" w:rsidRPr="00F1251B" w:rsidRDefault="006E594F" w:rsidP="00F1251B">
      <w:pPr>
        <w:pStyle w:val="1"/>
        <w:jc w:val="center"/>
        <w:rPr>
          <w:rFonts w:ascii="黑体" w:eastAsia="黑体" w:hAnsi="黑体"/>
          <w:sz w:val="32"/>
          <w:szCs w:val="32"/>
        </w:rPr>
      </w:pPr>
      <w:bookmarkStart w:id="801" w:name="_Toc101730447"/>
      <w:r w:rsidRPr="00F1251B">
        <w:rPr>
          <w:rFonts w:ascii="黑体" w:eastAsia="黑体" w:hAnsi="黑体" w:hint="eastAsia"/>
          <w:sz w:val="32"/>
          <w:szCs w:val="32"/>
        </w:rPr>
        <w:lastRenderedPageBreak/>
        <w:t>第</w:t>
      </w:r>
      <w:r w:rsidRPr="00F1251B">
        <w:rPr>
          <w:rFonts w:ascii="Times New Roman" w:eastAsia="黑体" w:hAnsi="Times New Roman" w:cs="Times New Roman"/>
          <w:sz w:val="32"/>
          <w:szCs w:val="32"/>
        </w:rPr>
        <w:t>6</w:t>
      </w:r>
      <w:r w:rsidRPr="00F1251B">
        <w:rPr>
          <w:rFonts w:ascii="黑体" w:eastAsia="黑体" w:hAnsi="黑体" w:hint="eastAsia"/>
          <w:sz w:val="32"/>
          <w:szCs w:val="32"/>
        </w:rPr>
        <w:t>章 总</w:t>
      </w:r>
      <w:r w:rsidRPr="00F1251B">
        <w:rPr>
          <w:rFonts w:ascii="黑体" w:eastAsia="黑体" w:hAnsi="黑体"/>
          <w:sz w:val="32"/>
          <w:szCs w:val="32"/>
        </w:rPr>
        <w:t>结</w:t>
      </w:r>
      <w:bookmarkEnd w:id="801"/>
    </w:p>
    <w:p w14:paraId="5DFE57CB" w14:textId="391F853D" w:rsidR="00AE75CD" w:rsidRDefault="00CE6BE3" w:rsidP="00CE6BE3">
      <w:pPr>
        <w:spacing w:line="300" w:lineRule="auto"/>
        <w:ind w:firstLineChars="200" w:firstLine="480"/>
        <w:rPr>
          <w:rFonts w:ascii="Times New Roman" w:eastAsia="仿宋" w:hAnsi="Times New Roman" w:cs="Times New Roman"/>
          <w:sz w:val="24"/>
          <w:szCs w:val="24"/>
        </w:rPr>
      </w:pPr>
      <w:r w:rsidRPr="00CE6BE3">
        <w:rPr>
          <w:rFonts w:ascii="仿宋" w:eastAsia="仿宋" w:hAnsi="仿宋" w:hint="eastAsia"/>
          <w:sz w:val="24"/>
          <w:szCs w:val="24"/>
        </w:rPr>
        <w:t>本文</w:t>
      </w:r>
      <w:r>
        <w:rPr>
          <w:rFonts w:ascii="仿宋" w:eastAsia="仿宋" w:hAnsi="仿宋" w:hint="eastAsia"/>
          <w:sz w:val="24"/>
          <w:szCs w:val="24"/>
        </w:rPr>
        <w:t>将二维码与展品介绍系统进行了结合</w:t>
      </w:r>
      <w:r w:rsidR="00061937">
        <w:rPr>
          <w:rFonts w:ascii="仿宋" w:eastAsia="仿宋" w:hAnsi="仿宋" w:hint="eastAsia"/>
          <w:sz w:val="24"/>
          <w:szCs w:val="24"/>
        </w:rPr>
        <w:t>设计</w:t>
      </w:r>
      <w:r>
        <w:rPr>
          <w:rFonts w:ascii="仿宋" w:eastAsia="仿宋" w:hAnsi="仿宋" w:hint="eastAsia"/>
          <w:sz w:val="24"/>
          <w:szCs w:val="24"/>
        </w:rPr>
        <w:t>，并且调研了市面上已有的博物馆</w:t>
      </w:r>
      <w:r w:rsidRPr="00CE6BE3">
        <w:rPr>
          <w:rFonts w:ascii="Times New Roman" w:eastAsia="仿宋" w:hAnsi="Times New Roman" w:cs="Times New Roman"/>
          <w:sz w:val="24"/>
          <w:szCs w:val="24"/>
        </w:rPr>
        <w:t>App</w:t>
      </w:r>
      <w:r w:rsidR="005501EF">
        <w:rPr>
          <w:rFonts w:ascii="Times New Roman" w:eastAsia="仿宋" w:hAnsi="Times New Roman" w:cs="Times New Roman" w:hint="eastAsia"/>
          <w:sz w:val="24"/>
          <w:szCs w:val="24"/>
        </w:rPr>
        <w:t>，比如中国国家博物馆，在</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设计上一定程度地参考了它的实现。采用了多种混合技术开发整套系统，</w:t>
      </w:r>
      <w:r w:rsidR="006A5C70">
        <w:rPr>
          <w:rFonts w:ascii="Times New Roman" w:eastAsia="仿宋" w:hAnsi="Times New Roman" w:cs="Times New Roman" w:hint="eastAsia"/>
          <w:sz w:val="24"/>
          <w:szCs w:val="24"/>
        </w:rPr>
        <w:t>客户</w:t>
      </w:r>
      <w:r w:rsidR="005501EF">
        <w:rPr>
          <w:rFonts w:ascii="Times New Roman" w:eastAsia="仿宋" w:hAnsi="Times New Roman" w:cs="Times New Roman" w:hint="eastAsia"/>
          <w:sz w:val="24"/>
          <w:szCs w:val="24"/>
        </w:rPr>
        <w:t>端为目前最流行跨平台</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解决方案</w:t>
      </w:r>
      <w:r w:rsidR="005501EF">
        <w:rPr>
          <w:rFonts w:ascii="Times New Roman" w:eastAsia="仿宋" w:hAnsi="Times New Roman" w:cs="Times New Roman" w:hint="eastAsia"/>
          <w:sz w:val="24"/>
          <w:szCs w:val="24"/>
        </w:rPr>
        <w:t>F</w:t>
      </w:r>
      <w:r w:rsidR="005501EF">
        <w:rPr>
          <w:rFonts w:ascii="Times New Roman" w:eastAsia="仿宋" w:hAnsi="Times New Roman" w:cs="Times New Roman"/>
          <w:sz w:val="24"/>
          <w:szCs w:val="24"/>
        </w:rPr>
        <w:t>lutter,</w:t>
      </w:r>
      <w:r w:rsidR="005501EF">
        <w:rPr>
          <w:rFonts w:ascii="Times New Roman" w:eastAsia="仿宋" w:hAnsi="Times New Roman" w:cs="Times New Roman" w:hint="eastAsia"/>
          <w:sz w:val="24"/>
          <w:szCs w:val="24"/>
        </w:rPr>
        <w:t>通过一套代码就可部署到多个不同的目标平台，并且</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美观，简洁流畅。</w:t>
      </w:r>
      <w:r w:rsidR="006A5C70">
        <w:rPr>
          <w:rFonts w:ascii="Times New Roman" w:eastAsia="仿宋" w:hAnsi="Times New Roman" w:cs="Times New Roman" w:hint="eastAsia"/>
          <w:sz w:val="24"/>
          <w:szCs w:val="24"/>
        </w:rPr>
        <w:t>服务端为云计算时代应用最广泛并且久经考验的容器和微服务技术，未来在分布式系统上，也极容易对服务端系统</w:t>
      </w:r>
      <w:r w:rsidR="004B7B88">
        <w:rPr>
          <w:rFonts w:ascii="Times New Roman" w:eastAsia="仿宋" w:hAnsi="Times New Roman" w:cs="Times New Roman" w:hint="eastAsia"/>
          <w:sz w:val="24"/>
          <w:szCs w:val="24"/>
        </w:rPr>
        <w:t>进行扩展。</w:t>
      </w:r>
      <w:r w:rsidR="00122FC3">
        <w:rPr>
          <w:rFonts w:ascii="Times New Roman" w:eastAsia="仿宋" w:hAnsi="Times New Roman" w:cs="Times New Roman" w:hint="eastAsia"/>
          <w:sz w:val="24"/>
          <w:szCs w:val="24"/>
        </w:rPr>
        <w:t>但是限于时间原因，本系统还存在以下不足：（</w:t>
      </w:r>
      <w:r w:rsidR="00122FC3">
        <w:rPr>
          <w:rFonts w:ascii="Times New Roman" w:eastAsia="仿宋" w:hAnsi="Times New Roman" w:cs="Times New Roman" w:hint="eastAsia"/>
          <w:sz w:val="24"/>
          <w:szCs w:val="24"/>
        </w:rPr>
        <w:t>1</w:t>
      </w:r>
      <w:r w:rsidR="00122FC3">
        <w:rPr>
          <w:rFonts w:ascii="Times New Roman" w:eastAsia="仿宋" w:hAnsi="Times New Roman" w:cs="Times New Roman" w:hint="eastAsia"/>
          <w:sz w:val="24"/>
          <w:szCs w:val="24"/>
        </w:rPr>
        <w:t>）没有开发一个</w:t>
      </w:r>
      <w:r w:rsidR="00122FC3">
        <w:rPr>
          <w:rFonts w:ascii="Times New Roman" w:eastAsia="仿宋" w:hAnsi="Times New Roman" w:cs="Times New Roman" w:hint="eastAsia"/>
          <w:sz w:val="24"/>
          <w:szCs w:val="24"/>
        </w:rPr>
        <w:t>W</w:t>
      </w:r>
      <w:r w:rsidR="00122FC3">
        <w:rPr>
          <w:rFonts w:ascii="Times New Roman" w:eastAsia="仿宋" w:hAnsi="Times New Roman" w:cs="Times New Roman"/>
          <w:sz w:val="24"/>
          <w:szCs w:val="24"/>
        </w:rPr>
        <w:t>eb</w:t>
      </w:r>
      <w:r w:rsidR="00122FC3">
        <w:rPr>
          <w:rFonts w:ascii="Times New Roman" w:eastAsia="仿宋" w:hAnsi="Times New Roman" w:cs="Times New Roman" w:hint="eastAsia"/>
          <w:sz w:val="24"/>
          <w:szCs w:val="24"/>
        </w:rPr>
        <w:t>管理界面以对藏品或者用户进行可视化管理。（</w:t>
      </w:r>
      <w:r w:rsidR="00122FC3">
        <w:rPr>
          <w:rFonts w:ascii="Times New Roman" w:eastAsia="仿宋" w:hAnsi="Times New Roman" w:cs="Times New Roman" w:hint="eastAsia"/>
          <w:sz w:val="24"/>
          <w:szCs w:val="24"/>
        </w:rPr>
        <w:t>2</w:t>
      </w:r>
      <w:r w:rsidR="00122FC3">
        <w:rPr>
          <w:rFonts w:ascii="Times New Roman" w:eastAsia="仿宋" w:hAnsi="Times New Roman" w:cs="Times New Roman" w:hint="eastAsia"/>
          <w:sz w:val="24"/>
          <w:szCs w:val="24"/>
        </w:rPr>
        <w:t>）部分</w:t>
      </w:r>
      <w:r w:rsidR="00122FC3">
        <w:rPr>
          <w:rFonts w:ascii="Times New Roman" w:eastAsia="仿宋" w:hAnsi="Times New Roman" w:cs="Times New Roman" w:hint="eastAsia"/>
          <w:sz w:val="24"/>
          <w:szCs w:val="24"/>
        </w:rPr>
        <w:t>UI</w:t>
      </w:r>
      <w:r w:rsidR="00122FC3">
        <w:rPr>
          <w:rFonts w:ascii="Times New Roman" w:eastAsia="仿宋" w:hAnsi="Times New Roman" w:cs="Times New Roman" w:hint="eastAsia"/>
          <w:sz w:val="24"/>
          <w:szCs w:val="24"/>
        </w:rPr>
        <w:t>功能没有实现，仅起到美化作用。</w:t>
      </w:r>
      <w:r w:rsidR="009B0F99">
        <w:rPr>
          <w:rFonts w:ascii="Times New Roman" w:eastAsia="仿宋" w:hAnsi="Times New Roman" w:cs="Times New Roman" w:hint="eastAsia"/>
          <w:sz w:val="24"/>
          <w:szCs w:val="24"/>
        </w:rPr>
        <w:t>（</w:t>
      </w:r>
      <w:r w:rsidR="009B0F99">
        <w:rPr>
          <w:rFonts w:ascii="Times New Roman" w:eastAsia="仿宋" w:hAnsi="Times New Roman" w:cs="Times New Roman" w:hint="eastAsia"/>
          <w:sz w:val="24"/>
          <w:szCs w:val="24"/>
        </w:rPr>
        <w:t>3</w:t>
      </w:r>
      <w:r w:rsidR="009B0F99">
        <w:rPr>
          <w:rFonts w:ascii="Times New Roman" w:eastAsia="仿宋" w:hAnsi="Times New Roman" w:cs="Times New Roman" w:hint="eastAsia"/>
          <w:sz w:val="24"/>
          <w:szCs w:val="24"/>
        </w:rPr>
        <w:t>）服务端代码的优化不足，比如没有建立</w:t>
      </w:r>
      <w:r w:rsidR="009B0F99">
        <w:rPr>
          <w:rFonts w:ascii="Times New Roman" w:eastAsia="仿宋" w:hAnsi="Times New Roman" w:cs="Times New Roman" w:hint="eastAsia"/>
          <w:sz w:val="24"/>
          <w:szCs w:val="24"/>
        </w:rPr>
        <w:t>SQL</w:t>
      </w:r>
      <w:r w:rsidR="009B0F99">
        <w:rPr>
          <w:rFonts w:ascii="Times New Roman" w:eastAsia="仿宋" w:hAnsi="Times New Roman" w:cs="Times New Roman" w:hint="eastAsia"/>
          <w:sz w:val="24"/>
          <w:szCs w:val="24"/>
        </w:rPr>
        <w:t>索引，没有考虑流量控制，部分设计冗余。</w:t>
      </w:r>
    </w:p>
    <w:p w14:paraId="708821E9" w14:textId="1CF033C3" w:rsidR="00D60D12" w:rsidRDefault="000E0DD0"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设计本系统也遇到了相当多的挑战并且收获颇丰，仅就客户端而言，由于对</w:t>
      </w:r>
      <w:r>
        <w:rPr>
          <w:rFonts w:ascii="Times New Roman" w:eastAsia="仿宋" w:hAnsi="Times New Roman" w:cs="Times New Roman" w:hint="eastAsia"/>
          <w:sz w:val="24"/>
          <w:szCs w:val="24"/>
        </w:rPr>
        <w:t>F</w:t>
      </w:r>
      <w:r>
        <w:rPr>
          <w:rFonts w:ascii="Times New Roman" w:eastAsia="仿宋" w:hAnsi="Times New Roman" w:cs="Times New Roman"/>
          <w:sz w:val="24"/>
          <w:szCs w:val="24"/>
        </w:rPr>
        <w:t>lutter</w:t>
      </w:r>
      <w:r>
        <w:rPr>
          <w:rFonts w:ascii="Times New Roman" w:eastAsia="仿宋" w:hAnsi="Times New Roman" w:cs="Times New Roman" w:hint="eastAsia"/>
          <w:sz w:val="24"/>
          <w:szCs w:val="24"/>
        </w:rPr>
        <w:t>的布局不熟悉，编译出错的或者组件溢出的情况数不胜数，</w:t>
      </w:r>
      <w:r w:rsidR="00300D75">
        <w:rPr>
          <w:rFonts w:ascii="Times New Roman" w:eastAsia="仿宋" w:hAnsi="Times New Roman" w:cs="Times New Roman" w:hint="eastAsia"/>
          <w:sz w:val="24"/>
          <w:szCs w:val="24"/>
        </w:rPr>
        <w:t>大多数情况都通过设置断点，打印消息，查看</w:t>
      </w:r>
      <w:r w:rsidR="00300D75">
        <w:rPr>
          <w:rFonts w:ascii="Times New Roman" w:eastAsia="仿宋" w:hAnsi="Times New Roman" w:cs="Times New Roman" w:hint="eastAsia"/>
          <w:sz w:val="24"/>
          <w:szCs w:val="24"/>
        </w:rPr>
        <w:t>D</w:t>
      </w:r>
      <w:r w:rsidR="00300D75">
        <w:rPr>
          <w:rFonts w:ascii="Times New Roman" w:eastAsia="仿宋" w:hAnsi="Times New Roman" w:cs="Times New Roman"/>
          <w:sz w:val="24"/>
          <w:szCs w:val="24"/>
        </w:rPr>
        <w:t>evTools</w:t>
      </w:r>
      <w:r w:rsidR="00300D75">
        <w:rPr>
          <w:rFonts w:ascii="Times New Roman" w:eastAsia="仿宋" w:hAnsi="Times New Roman" w:cs="Times New Roman" w:hint="eastAsia"/>
          <w:sz w:val="24"/>
          <w:szCs w:val="24"/>
        </w:rPr>
        <w:t>布局约束解决了，其余的通过</w:t>
      </w:r>
      <w:r w:rsidR="00300D75">
        <w:rPr>
          <w:rFonts w:ascii="Times New Roman" w:eastAsia="仿宋" w:hAnsi="Times New Roman" w:cs="Times New Roman" w:hint="eastAsia"/>
          <w:sz w:val="24"/>
          <w:szCs w:val="24"/>
        </w:rPr>
        <w:t>Sta</w:t>
      </w:r>
      <w:r w:rsidR="00300D75">
        <w:rPr>
          <w:rFonts w:ascii="Times New Roman" w:eastAsia="仿宋" w:hAnsi="Times New Roman" w:cs="Times New Roman"/>
          <w:sz w:val="24"/>
          <w:szCs w:val="24"/>
        </w:rPr>
        <w:t>ckOverflow</w:t>
      </w:r>
      <w:r w:rsidR="00300D75">
        <w:rPr>
          <w:rFonts w:ascii="Times New Roman" w:eastAsia="仿宋" w:hAnsi="Times New Roman" w:cs="Times New Roman" w:hint="eastAsia"/>
          <w:sz w:val="24"/>
          <w:szCs w:val="24"/>
        </w:rPr>
        <w:t>网站解决了。在写服务端代码时也遇到了许多挑战，比如</w:t>
      </w:r>
      <w:r w:rsidR="00F44B68">
        <w:rPr>
          <w:rFonts w:ascii="Times New Roman" w:eastAsia="仿宋" w:hAnsi="Times New Roman" w:cs="Times New Roman" w:hint="eastAsia"/>
          <w:sz w:val="24"/>
          <w:szCs w:val="24"/>
        </w:rPr>
        <w:t>访问</w:t>
      </w:r>
      <w:r w:rsidR="00300D75">
        <w:rPr>
          <w:rFonts w:ascii="Times New Roman" w:eastAsia="仿宋" w:hAnsi="Times New Roman" w:cs="Times New Roman" w:hint="eastAsia"/>
          <w:sz w:val="24"/>
          <w:szCs w:val="24"/>
        </w:rPr>
        <w:t>未经初始化的全局指针，由于在包初始化函数中重新定义并赋值了一个相同名字的指针造成访问全局指针时抛出空指针异常。再比如数据库的死锁问题，在注册时若遇到了</w:t>
      </w:r>
      <w:r w:rsidR="00300D75">
        <w:rPr>
          <w:rFonts w:ascii="Times New Roman" w:eastAsia="仿宋" w:hAnsi="Times New Roman" w:cs="Times New Roman" w:hint="eastAsia"/>
          <w:sz w:val="24"/>
          <w:szCs w:val="24"/>
        </w:rPr>
        <w:t>M</w:t>
      </w:r>
      <w:r w:rsidR="00300D75">
        <w:rPr>
          <w:rFonts w:ascii="Times New Roman" w:eastAsia="仿宋" w:hAnsi="Times New Roman" w:cs="Times New Roman"/>
          <w:sz w:val="24"/>
          <w:szCs w:val="24"/>
        </w:rPr>
        <w:t>ySQL</w:t>
      </w:r>
      <w:r w:rsidR="00300D75">
        <w:rPr>
          <w:rFonts w:ascii="Times New Roman" w:eastAsia="仿宋" w:hAnsi="Times New Roman" w:cs="Times New Roman" w:hint="eastAsia"/>
          <w:sz w:val="24"/>
          <w:szCs w:val="24"/>
        </w:rPr>
        <w:t>表插入失败的情况就直接把当前函数返回而没有提交事务造成该表死锁无法再进行插入操作。</w:t>
      </w:r>
      <w:r w:rsidR="00116CFF">
        <w:rPr>
          <w:rFonts w:ascii="Times New Roman" w:eastAsia="仿宋" w:hAnsi="Times New Roman" w:cs="Times New Roman" w:hint="eastAsia"/>
          <w:sz w:val="24"/>
          <w:szCs w:val="24"/>
        </w:rPr>
        <w:t>在做并发测试时也遇到了许多意料之外的情况，比如测试</w:t>
      </w:r>
      <w:r w:rsidR="00116CFF">
        <w:rPr>
          <w:rFonts w:ascii="Times New Roman" w:eastAsia="仿宋" w:hAnsi="Times New Roman" w:cs="Times New Roman" w:hint="eastAsia"/>
          <w:sz w:val="24"/>
          <w:szCs w:val="24"/>
        </w:rPr>
        <w:t>1</w:t>
      </w:r>
      <w:r w:rsidR="00116CFF">
        <w:rPr>
          <w:rFonts w:ascii="Times New Roman" w:eastAsia="仿宋" w:hAnsi="Times New Roman" w:cs="Times New Roman"/>
          <w:sz w:val="24"/>
          <w:szCs w:val="24"/>
        </w:rPr>
        <w:t>000</w:t>
      </w:r>
      <w:r w:rsidR="00116CFF">
        <w:rPr>
          <w:rFonts w:ascii="Times New Roman" w:eastAsia="仿宋" w:hAnsi="Times New Roman" w:cs="Times New Roman" w:hint="eastAsia"/>
          <w:sz w:val="24"/>
          <w:szCs w:val="24"/>
        </w:rPr>
        <w:t>名用户注册登录时</w:t>
      </w:r>
      <w:r w:rsidR="00116CFF">
        <w:rPr>
          <w:rFonts w:ascii="Times New Roman" w:eastAsia="仿宋" w:hAnsi="Times New Roman" w:cs="Times New Roman" w:hint="eastAsia"/>
          <w:sz w:val="24"/>
          <w:szCs w:val="24"/>
        </w:rPr>
        <w:t>M</w:t>
      </w:r>
      <w:r w:rsidR="00116CFF">
        <w:rPr>
          <w:rFonts w:ascii="Times New Roman" w:eastAsia="仿宋" w:hAnsi="Times New Roman" w:cs="Times New Roman"/>
          <w:sz w:val="24"/>
          <w:szCs w:val="24"/>
        </w:rPr>
        <w:t>ySQL</w:t>
      </w:r>
      <w:r w:rsidR="00116CFF">
        <w:rPr>
          <w:rFonts w:ascii="Times New Roman" w:eastAsia="仿宋" w:hAnsi="Times New Roman" w:cs="Times New Roman" w:hint="eastAsia"/>
          <w:sz w:val="24"/>
          <w:szCs w:val="24"/>
        </w:rPr>
        <w:t>报错太多连接</w:t>
      </w:r>
      <w:r w:rsidR="00607727">
        <w:rPr>
          <w:rFonts w:ascii="Times New Roman" w:eastAsia="仿宋" w:hAnsi="Times New Roman" w:cs="Times New Roman" w:hint="eastAsia"/>
          <w:sz w:val="24"/>
          <w:szCs w:val="24"/>
        </w:rPr>
        <w:t>，</w:t>
      </w:r>
      <w:r w:rsidR="00116CFF">
        <w:rPr>
          <w:rFonts w:ascii="Times New Roman" w:eastAsia="仿宋" w:hAnsi="Times New Roman" w:cs="Times New Roman" w:hint="eastAsia"/>
          <w:sz w:val="24"/>
          <w:szCs w:val="24"/>
        </w:rPr>
        <w:t>这是因为没有设置最大连接数</w:t>
      </w:r>
      <w:r w:rsidR="00763A91">
        <w:rPr>
          <w:rFonts w:ascii="Times New Roman" w:eastAsia="仿宋" w:hAnsi="Times New Roman" w:cs="Times New Roman" w:hint="eastAsia"/>
          <w:sz w:val="24"/>
          <w:szCs w:val="24"/>
        </w:rPr>
        <w:t>的上限</w:t>
      </w:r>
      <w:r w:rsidR="00116CFF">
        <w:rPr>
          <w:rFonts w:ascii="Times New Roman" w:eastAsia="仿宋" w:hAnsi="Times New Roman" w:cs="Times New Roman" w:hint="eastAsia"/>
          <w:sz w:val="24"/>
          <w:szCs w:val="24"/>
        </w:rPr>
        <w:t>。</w:t>
      </w:r>
      <w:r w:rsidR="006921BA">
        <w:rPr>
          <w:rFonts w:ascii="Times New Roman" w:eastAsia="仿宋" w:hAnsi="Times New Roman" w:cs="Times New Roman" w:hint="eastAsia"/>
          <w:sz w:val="24"/>
          <w:szCs w:val="24"/>
        </w:rPr>
        <w:t>类似的情况还有很多，限于篇幅就不一一列举了。</w:t>
      </w:r>
    </w:p>
    <w:p w14:paraId="6F2766BC" w14:textId="42541163" w:rsidR="00F8058F" w:rsidRPr="00CE6BE3" w:rsidRDefault="00B4072B"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展望未来，优化的方向有很多，对于客户端来说，精</w:t>
      </w:r>
      <w:r w:rsidR="000E3800">
        <w:rPr>
          <w:rFonts w:ascii="Times New Roman" w:eastAsia="仿宋" w:hAnsi="Times New Roman" w:cs="Times New Roman" w:hint="eastAsia"/>
          <w:sz w:val="24"/>
          <w:szCs w:val="24"/>
        </w:rPr>
        <w:t>炼</w:t>
      </w:r>
      <w:r>
        <w:rPr>
          <w:rFonts w:ascii="Times New Roman" w:eastAsia="仿宋" w:hAnsi="Times New Roman" w:cs="Times New Roman" w:hint="eastAsia"/>
          <w:sz w:val="24"/>
          <w:szCs w:val="24"/>
        </w:rPr>
        <w:t>UI</w:t>
      </w:r>
      <w:r>
        <w:rPr>
          <w:rFonts w:ascii="Times New Roman" w:eastAsia="仿宋" w:hAnsi="Times New Roman" w:cs="Times New Roman" w:hint="eastAsia"/>
          <w:sz w:val="24"/>
          <w:szCs w:val="24"/>
        </w:rPr>
        <w:t>的布局和各种细节，引入与</w:t>
      </w:r>
      <w:r>
        <w:rPr>
          <w:rFonts w:ascii="Times New Roman" w:eastAsia="仿宋" w:hAnsi="Times New Roman" w:cs="Times New Roman" w:hint="eastAsia"/>
          <w:sz w:val="24"/>
          <w:szCs w:val="24"/>
        </w:rPr>
        <w:t>Java</w:t>
      </w:r>
      <w:r>
        <w:rPr>
          <w:rFonts w:ascii="Times New Roman" w:eastAsia="仿宋" w:hAnsi="Times New Roman" w:cs="Times New Roman" w:hint="eastAsia"/>
          <w:sz w:val="24"/>
          <w:szCs w:val="24"/>
        </w:rPr>
        <w:t>原生开发安卓的混合编程，提高首屏加载时间和渲染性能都在计划之列。对服务端来说，可以考虑用手机验证码或者第三方登录的方式</w:t>
      </w:r>
      <w:r w:rsidR="00F44B68">
        <w:rPr>
          <w:rFonts w:ascii="Times New Roman" w:eastAsia="仿宋" w:hAnsi="Times New Roman" w:cs="Times New Roman" w:hint="eastAsia"/>
          <w:sz w:val="24"/>
          <w:szCs w:val="24"/>
        </w:rPr>
        <w:t>重新设计</w:t>
      </w:r>
      <w:r>
        <w:rPr>
          <w:rFonts w:ascii="Times New Roman" w:eastAsia="仿宋" w:hAnsi="Times New Roman" w:cs="Times New Roman" w:hint="eastAsia"/>
          <w:sz w:val="24"/>
          <w:szCs w:val="24"/>
        </w:rPr>
        <w:t>登录系统，考虑用</w:t>
      </w:r>
      <w:r>
        <w:rPr>
          <w:rFonts w:ascii="Times New Roman" w:eastAsia="仿宋" w:hAnsi="Times New Roman" w:cs="Times New Roman" w:hint="eastAsia"/>
          <w:sz w:val="24"/>
          <w:szCs w:val="24"/>
        </w:rPr>
        <w:t>OA</w:t>
      </w:r>
      <w:r>
        <w:rPr>
          <w:rFonts w:ascii="Times New Roman" w:eastAsia="仿宋" w:hAnsi="Times New Roman" w:cs="Times New Roman"/>
          <w:sz w:val="24"/>
          <w:szCs w:val="24"/>
        </w:rPr>
        <w:t>uth2</w:t>
      </w:r>
      <w:r>
        <w:rPr>
          <w:rFonts w:ascii="Times New Roman" w:eastAsia="仿宋" w:hAnsi="Times New Roman" w:cs="Times New Roman" w:hint="eastAsia"/>
          <w:sz w:val="24"/>
          <w:szCs w:val="24"/>
        </w:rPr>
        <w:t>系统或者其他。</w:t>
      </w:r>
      <w:r w:rsidR="00984443">
        <w:rPr>
          <w:rFonts w:ascii="Times New Roman" w:eastAsia="仿宋" w:hAnsi="Times New Roman" w:cs="Times New Roman" w:hint="eastAsia"/>
          <w:sz w:val="24"/>
          <w:szCs w:val="24"/>
        </w:rPr>
        <w:t>就数据库而言，可以考虑对</w:t>
      </w:r>
      <w:r w:rsidR="00984443">
        <w:rPr>
          <w:rFonts w:ascii="Times New Roman" w:eastAsia="仿宋" w:hAnsi="Times New Roman" w:cs="Times New Roman" w:hint="eastAsia"/>
          <w:sz w:val="24"/>
          <w:szCs w:val="24"/>
        </w:rPr>
        <w:t>M</w:t>
      </w:r>
      <w:r w:rsidR="00984443">
        <w:rPr>
          <w:rFonts w:ascii="Times New Roman" w:eastAsia="仿宋" w:hAnsi="Times New Roman" w:cs="Times New Roman"/>
          <w:sz w:val="24"/>
          <w:szCs w:val="24"/>
        </w:rPr>
        <w:t>ySQL</w:t>
      </w:r>
      <w:r w:rsidR="00984443">
        <w:rPr>
          <w:rFonts w:ascii="Times New Roman" w:eastAsia="仿宋" w:hAnsi="Times New Roman" w:cs="Times New Roman" w:hint="eastAsia"/>
          <w:sz w:val="24"/>
          <w:szCs w:val="24"/>
        </w:rPr>
        <w:t>进行分库分表并进行主从</w:t>
      </w:r>
      <w:r w:rsidR="00457031">
        <w:rPr>
          <w:rFonts w:ascii="Times New Roman" w:eastAsia="仿宋" w:hAnsi="Times New Roman" w:cs="Times New Roman" w:hint="eastAsia"/>
          <w:sz w:val="24"/>
          <w:szCs w:val="24"/>
        </w:rPr>
        <w:t>冗余备份</w:t>
      </w:r>
      <w:r w:rsidR="00984443">
        <w:rPr>
          <w:rFonts w:ascii="Times New Roman" w:eastAsia="仿宋" w:hAnsi="Times New Roman" w:cs="Times New Roman" w:hint="eastAsia"/>
          <w:sz w:val="24"/>
          <w:szCs w:val="24"/>
        </w:rPr>
        <w:t>配置</w:t>
      </w:r>
      <w:r w:rsidR="00D0739D">
        <w:rPr>
          <w:rFonts w:ascii="Times New Roman" w:eastAsia="仿宋" w:hAnsi="Times New Roman" w:cs="Times New Roman" w:hint="eastAsia"/>
          <w:sz w:val="24"/>
          <w:szCs w:val="24"/>
        </w:rPr>
        <w:t>，对缓存而言，</w:t>
      </w:r>
      <w:r w:rsidR="003325E3">
        <w:rPr>
          <w:rFonts w:ascii="Times New Roman" w:eastAsia="仿宋" w:hAnsi="Times New Roman" w:cs="Times New Roman" w:hint="eastAsia"/>
          <w:sz w:val="24"/>
          <w:szCs w:val="24"/>
        </w:rPr>
        <w:t>设置</w:t>
      </w:r>
      <w:r w:rsidR="003325E3">
        <w:rPr>
          <w:rFonts w:ascii="Times New Roman" w:eastAsia="仿宋" w:hAnsi="Times New Roman" w:cs="Times New Roman" w:hint="eastAsia"/>
          <w:sz w:val="24"/>
          <w:szCs w:val="24"/>
        </w:rPr>
        <w:t>R</w:t>
      </w:r>
      <w:r w:rsidR="003325E3">
        <w:rPr>
          <w:rFonts w:ascii="Times New Roman" w:eastAsia="仿宋" w:hAnsi="Times New Roman" w:cs="Times New Roman"/>
          <w:sz w:val="24"/>
          <w:szCs w:val="24"/>
        </w:rPr>
        <w:t>edis</w:t>
      </w:r>
      <w:r w:rsidR="003325E3">
        <w:rPr>
          <w:rFonts w:ascii="Times New Roman" w:eastAsia="仿宋" w:hAnsi="Times New Roman" w:cs="Times New Roman" w:hint="eastAsia"/>
          <w:sz w:val="24"/>
          <w:szCs w:val="24"/>
        </w:rPr>
        <w:t>集群且开启</w:t>
      </w:r>
      <w:r w:rsidR="003325E3">
        <w:rPr>
          <w:rFonts w:ascii="Times New Roman" w:eastAsia="仿宋" w:hAnsi="Times New Roman" w:cs="Times New Roman" w:hint="eastAsia"/>
          <w:sz w:val="24"/>
          <w:szCs w:val="24"/>
        </w:rPr>
        <w:t>AOF</w:t>
      </w:r>
      <w:r w:rsidR="003325E3">
        <w:rPr>
          <w:rFonts w:ascii="Times New Roman" w:eastAsia="仿宋" w:hAnsi="Times New Roman" w:cs="Times New Roman" w:hint="eastAsia"/>
          <w:sz w:val="24"/>
          <w:szCs w:val="24"/>
        </w:rPr>
        <w:t>持久化功能</w:t>
      </w:r>
      <w:r w:rsidR="00984443">
        <w:rPr>
          <w:rFonts w:ascii="Times New Roman" w:eastAsia="仿宋" w:hAnsi="Times New Roman" w:cs="Times New Roman" w:hint="eastAsia"/>
          <w:sz w:val="24"/>
          <w:szCs w:val="24"/>
        </w:rPr>
        <w:t>。</w:t>
      </w:r>
      <w:r w:rsidR="00457031">
        <w:rPr>
          <w:rFonts w:ascii="Times New Roman" w:eastAsia="仿宋" w:hAnsi="Times New Roman" w:cs="Times New Roman" w:hint="eastAsia"/>
          <w:sz w:val="24"/>
          <w:szCs w:val="24"/>
        </w:rPr>
        <w:t>在后端的服务入口处，可以设置网关集群并用</w:t>
      </w:r>
      <w:r w:rsidR="00457031">
        <w:rPr>
          <w:rFonts w:ascii="Times New Roman" w:eastAsia="仿宋" w:hAnsi="Times New Roman" w:cs="Times New Roman" w:hint="eastAsia"/>
          <w:sz w:val="24"/>
          <w:szCs w:val="24"/>
        </w:rPr>
        <w:t>N</w:t>
      </w:r>
      <w:r w:rsidR="00457031">
        <w:rPr>
          <w:rFonts w:ascii="Times New Roman" w:eastAsia="仿宋" w:hAnsi="Times New Roman" w:cs="Times New Roman"/>
          <w:sz w:val="24"/>
          <w:szCs w:val="24"/>
        </w:rPr>
        <w:t>ginx</w:t>
      </w:r>
      <w:r w:rsidR="00457031">
        <w:rPr>
          <w:rFonts w:ascii="Times New Roman" w:eastAsia="仿宋" w:hAnsi="Times New Roman" w:cs="Times New Roman" w:hint="eastAsia"/>
          <w:sz w:val="24"/>
          <w:szCs w:val="24"/>
        </w:rPr>
        <w:t>部署以提高负载能力。</w:t>
      </w:r>
      <w:r w:rsidR="00095CAB">
        <w:rPr>
          <w:rFonts w:ascii="Times New Roman" w:eastAsia="仿宋" w:hAnsi="Times New Roman" w:cs="Times New Roman" w:hint="eastAsia"/>
          <w:sz w:val="24"/>
          <w:szCs w:val="24"/>
        </w:rPr>
        <w:t>若考虑亿级以上的并发量，系统还需引入类似于</w:t>
      </w:r>
      <w:r w:rsidR="00095CAB">
        <w:rPr>
          <w:rFonts w:ascii="Times New Roman" w:eastAsia="仿宋" w:hAnsi="Times New Roman" w:cs="Times New Roman" w:hint="eastAsia"/>
          <w:sz w:val="24"/>
          <w:szCs w:val="24"/>
        </w:rPr>
        <w:t>K</w:t>
      </w:r>
      <w:r w:rsidR="00095CAB">
        <w:rPr>
          <w:rFonts w:ascii="Times New Roman" w:eastAsia="仿宋" w:hAnsi="Times New Roman" w:cs="Times New Roman"/>
          <w:sz w:val="24"/>
          <w:szCs w:val="24"/>
        </w:rPr>
        <w:t>afka</w:t>
      </w:r>
      <w:r w:rsidR="00095CAB">
        <w:rPr>
          <w:rFonts w:ascii="Times New Roman" w:eastAsia="仿宋" w:hAnsi="Times New Roman" w:cs="Times New Roman" w:hint="eastAsia"/>
          <w:sz w:val="24"/>
          <w:szCs w:val="24"/>
        </w:rPr>
        <w:t>消息队列对流量进行削峰处理以保证</w:t>
      </w:r>
      <w:r w:rsidR="002A0773">
        <w:rPr>
          <w:rFonts w:ascii="Times New Roman" w:eastAsia="仿宋" w:hAnsi="Times New Roman" w:cs="Times New Roman" w:hint="eastAsia"/>
          <w:sz w:val="24"/>
          <w:szCs w:val="24"/>
        </w:rPr>
        <w:t>系统高可用性</w:t>
      </w:r>
      <w:r w:rsidR="00095CAB">
        <w:rPr>
          <w:rFonts w:ascii="Times New Roman" w:eastAsia="仿宋" w:hAnsi="Times New Roman" w:cs="Times New Roman" w:hint="eastAsia"/>
          <w:sz w:val="24"/>
          <w:szCs w:val="24"/>
        </w:rPr>
        <w:t>。</w:t>
      </w:r>
      <w:r w:rsidR="00F334F9">
        <w:rPr>
          <w:rFonts w:ascii="Times New Roman" w:eastAsia="仿宋" w:hAnsi="Times New Roman" w:cs="Times New Roman" w:hint="eastAsia"/>
          <w:sz w:val="24"/>
          <w:szCs w:val="24"/>
        </w:rPr>
        <w:t>搜索引擎也可换为更强大的</w:t>
      </w:r>
      <w:r w:rsidR="00F334F9">
        <w:rPr>
          <w:rFonts w:ascii="Times New Roman" w:eastAsia="仿宋" w:hAnsi="Times New Roman" w:cs="Times New Roman" w:hint="eastAsia"/>
          <w:sz w:val="24"/>
          <w:szCs w:val="24"/>
        </w:rPr>
        <w:t>E</w:t>
      </w:r>
      <w:r w:rsidR="00F334F9">
        <w:rPr>
          <w:rFonts w:ascii="Times New Roman" w:eastAsia="仿宋" w:hAnsi="Times New Roman" w:cs="Times New Roman"/>
          <w:sz w:val="24"/>
          <w:szCs w:val="24"/>
        </w:rPr>
        <w:t>lasticSearch</w:t>
      </w:r>
      <w:r w:rsidR="00F334F9">
        <w:rPr>
          <w:rFonts w:ascii="Times New Roman" w:eastAsia="仿宋" w:hAnsi="Times New Roman" w:cs="Times New Roman" w:hint="eastAsia"/>
          <w:sz w:val="24"/>
          <w:szCs w:val="24"/>
        </w:rPr>
        <w:t>并进行分布式部署。</w:t>
      </w:r>
      <w:r w:rsidR="00E162C9">
        <w:rPr>
          <w:rFonts w:ascii="Times New Roman" w:eastAsia="仿宋" w:hAnsi="Times New Roman" w:cs="Times New Roman" w:hint="eastAsia"/>
          <w:sz w:val="24"/>
          <w:szCs w:val="24"/>
        </w:rPr>
        <w:t>容器编排也可换位更为专业的</w:t>
      </w:r>
      <w:r w:rsidR="00E162C9">
        <w:rPr>
          <w:rFonts w:ascii="Times New Roman" w:eastAsia="仿宋" w:hAnsi="Times New Roman" w:cs="Times New Roman" w:hint="eastAsia"/>
          <w:sz w:val="24"/>
          <w:szCs w:val="24"/>
        </w:rPr>
        <w:t>K</w:t>
      </w:r>
      <w:r w:rsidR="00E162C9">
        <w:rPr>
          <w:rFonts w:ascii="Times New Roman" w:eastAsia="仿宋" w:hAnsi="Times New Roman" w:cs="Times New Roman"/>
          <w:sz w:val="24"/>
          <w:szCs w:val="24"/>
        </w:rPr>
        <w:t>ub</w:t>
      </w:r>
      <w:r w:rsidR="005A0C5E">
        <w:rPr>
          <w:rFonts w:ascii="Times New Roman" w:eastAsia="仿宋" w:hAnsi="Times New Roman" w:cs="Times New Roman"/>
          <w:sz w:val="24"/>
          <w:szCs w:val="24"/>
        </w:rPr>
        <w:t>ernetes</w:t>
      </w:r>
      <w:r w:rsidR="005A0C5E">
        <w:rPr>
          <w:rFonts w:ascii="Times New Roman" w:eastAsia="仿宋" w:hAnsi="Times New Roman" w:cs="Times New Roman" w:hint="eastAsia"/>
          <w:sz w:val="24"/>
          <w:szCs w:val="24"/>
        </w:rPr>
        <w:t>（</w:t>
      </w:r>
      <w:r w:rsidR="005A0C5E">
        <w:rPr>
          <w:rFonts w:ascii="Times New Roman" w:eastAsia="仿宋" w:hAnsi="Times New Roman" w:cs="Times New Roman" w:hint="eastAsia"/>
          <w:sz w:val="24"/>
          <w:szCs w:val="24"/>
        </w:rPr>
        <w:t>K</w:t>
      </w:r>
      <w:r w:rsidR="005A0C5E">
        <w:rPr>
          <w:rFonts w:ascii="Times New Roman" w:eastAsia="仿宋" w:hAnsi="Times New Roman" w:cs="Times New Roman"/>
          <w:sz w:val="24"/>
          <w:szCs w:val="24"/>
        </w:rPr>
        <w:t>8</w:t>
      </w:r>
      <w:r w:rsidR="005A0C5E">
        <w:rPr>
          <w:rFonts w:ascii="Times New Roman" w:eastAsia="仿宋" w:hAnsi="Times New Roman" w:cs="Times New Roman" w:hint="eastAsia"/>
          <w:sz w:val="24"/>
          <w:szCs w:val="24"/>
        </w:rPr>
        <w:t>s</w:t>
      </w:r>
      <w:r w:rsidR="005A0C5E">
        <w:rPr>
          <w:rFonts w:ascii="Times New Roman" w:eastAsia="仿宋" w:hAnsi="Times New Roman" w:cs="Times New Roman" w:hint="eastAsia"/>
          <w:sz w:val="24"/>
          <w:szCs w:val="24"/>
        </w:rPr>
        <w:t>）来进行处理</w:t>
      </w:r>
      <w:r w:rsidR="006E087D">
        <w:rPr>
          <w:rFonts w:ascii="Times New Roman" w:eastAsia="仿宋" w:hAnsi="Times New Roman" w:cs="Times New Roman" w:hint="eastAsia"/>
          <w:sz w:val="24"/>
          <w:szCs w:val="24"/>
        </w:rPr>
        <w:t>以做到弹性扩缩容。</w:t>
      </w:r>
    </w:p>
    <w:p w14:paraId="5876DFA7" w14:textId="175A3275" w:rsidR="00AE75CD" w:rsidRDefault="00AE75CD" w:rsidP="00AE75CD"/>
    <w:p w14:paraId="7A4E7D5B" w14:textId="5049D082" w:rsidR="00AE75CD" w:rsidRDefault="00AE75CD" w:rsidP="00AE75CD"/>
    <w:p w14:paraId="185E6193" w14:textId="77777777" w:rsidR="0089456C" w:rsidRPr="00AE75CD" w:rsidRDefault="0089456C" w:rsidP="00AE75CD"/>
    <w:p w14:paraId="0694F210" w14:textId="50B47E0A" w:rsidR="006E594F" w:rsidRPr="008C779C" w:rsidRDefault="006E594F" w:rsidP="008C779C">
      <w:pPr>
        <w:pStyle w:val="1"/>
        <w:jc w:val="center"/>
        <w:rPr>
          <w:rFonts w:ascii="黑体" w:eastAsia="黑体" w:hAnsi="黑体"/>
          <w:sz w:val="32"/>
          <w:szCs w:val="32"/>
        </w:rPr>
      </w:pPr>
      <w:bookmarkStart w:id="802" w:name="_Toc101730448"/>
      <w:r w:rsidRPr="008C779C">
        <w:rPr>
          <w:rFonts w:ascii="黑体" w:eastAsia="黑体" w:hAnsi="黑体" w:hint="eastAsia"/>
          <w:sz w:val="32"/>
          <w:szCs w:val="32"/>
        </w:rPr>
        <w:lastRenderedPageBreak/>
        <w:t>参考文献</w:t>
      </w:r>
      <w:bookmarkEnd w:id="802"/>
    </w:p>
    <w:p w14:paraId="71AEA5AB" w14:textId="224E7809" w:rsidR="005F2C8F" w:rsidRPr="00342059" w:rsidRDefault="005F2C8F" w:rsidP="005D47BD">
      <w:pPr>
        <w:pStyle w:val="a9"/>
        <w:numPr>
          <w:ilvl w:val="0"/>
          <w:numId w:val="8"/>
        </w:numPr>
        <w:ind w:firstLineChars="0"/>
      </w:pPr>
      <w:bookmarkStart w:id="803" w:name="_Ref100155626"/>
      <w:r>
        <w:rPr>
          <w:rFonts w:ascii="Times New Roman" w:hAnsi="Times New Roman" w:cs="Times New Roman"/>
          <w:color w:val="000000"/>
          <w:szCs w:val="21"/>
          <w:shd w:val="clear" w:color="auto" w:fill="FAFAFA"/>
        </w:rPr>
        <w:t>Secure QR code system. Bani-Hani, R. M., Wahsheh, Y. A., &amp; Al-Sarhan, M. B. (2014).</w:t>
      </w:r>
      <w:bookmarkEnd w:id="803"/>
      <w:r>
        <w:rPr>
          <w:rFonts w:ascii="Times New Roman" w:hAnsi="Times New Roman" w:cs="Times New Roman"/>
          <w:color w:val="000000"/>
          <w:szCs w:val="21"/>
          <w:shd w:val="clear" w:color="auto" w:fill="FAFAFA"/>
        </w:rPr>
        <w:t> </w:t>
      </w:r>
    </w:p>
    <w:p w14:paraId="375FA5B8" w14:textId="360A9A8D" w:rsidR="00342059" w:rsidRDefault="00342059" w:rsidP="00342059">
      <w:pPr>
        <w:pStyle w:val="a9"/>
        <w:numPr>
          <w:ilvl w:val="0"/>
          <w:numId w:val="8"/>
        </w:numPr>
        <w:ind w:firstLineChars="0"/>
        <w:rPr>
          <w:rFonts w:ascii="Times New Roman" w:eastAsia="宋体" w:hAnsi="Times New Roman" w:cs="Times New Roman"/>
        </w:rPr>
      </w:pPr>
      <w:bookmarkStart w:id="804" w:name="_Ref100158615"/>
      <w:r w:rsidRPr="00C95ECC">
        <w:rPr>
          <w:rFonts w:ascii="Times New Roman" w:eastAsia="宋体" w:hAnsi="Times New Roman" w:cs="Times New Roman" w:hint="eastAsia"/>
        </w:rPr>
        <w:t>曾子剑</w:t>
      </w:r>
      <w:r w:rsidRPr="00C95ECC">
        <w:rPr>
          <w:rFonts w:ascii="Times New Roman" w:eastAsia="宋体" w:hAnsi="Times New Roman" w:cs="Times New Roman" w:hint="eastAsia"/>
        </w:rPr>
        <w:t xml:space="preserve">. </w:t>
      </w:r>
      <w:r w:rsidRPr="00C95ECC">
        <w:rPr>
          <w:rFonts w:ascii="Times New Roman" w:eastAsia="宋体" w:hAnsi="Times New Roman" w:cs="Times New Roman" w:hint="eastAsia"/>
        </w:rPr>
        <w:t>基于</w:t>
      </w:r>
      <w:r w:rsidRPr="00C95ECC">
        <w:rPr>
          <w:rFonts w:ascii="Times New Roman" w:eastAsia="宋体" w:hAnsi="Times New Roman" w:cs="Times New Roman" w:hint="eastAsia"/>
        </w:rPr>
        <w:t>QR</w:t>
      </w:r>
      <w:r w:rsidRPr="00C95ECC">
        <w:rPr>
          <w:rFonts w:ascii="Times New Roman" w:eastAsia="宋体" w:hAnsi="Times New Roman" w:cs="Times New Roman" w:hint="eastAsia"/>
        </w:rPr>
        <w:t>二维码编解码技术的研究与实现</w:t>
      </w:r>
      <w:r w:rsidRPr="00C95ECC">
        <w:rPr>
          <w:rFonts w:ascii="Times New Roman" w:eastAsia="宋体" w:hAnsi="Times New Roman" w:cs="Times New Roman" w:hint="eastAsia"/>
        </w:rPr>
        <w:t>[D].</w:t>
      </w:r>
      <w:r w:rsidRPr="00C95ECC">
        <w:rPr>
          <w:rFonts w:ascii="Times New Roman" w:eastAsia="宋体" w:hAnsi="Times New Roman" w:cs="Times New Roman" w:hint="eastAsia"/>
        </w:rPr>
        <w:t>电子科技大学</w:t>
      </w:r>
      <w:r w:rsidRPr="00C95ECC">
        <w:rPr>
          <w:rFonts w:ascii="Times New Roman" w:eastAsia="宋体" w:hAnsi="Times New Roman" w:cs="Times New Roman" w:hint="eastAsia"/>
        </w:rPr>
        <w:t>,2010.</w:t>
      </w:r>
      <w:bookmarkEnd w:id="804"/>
    </w:p>
    <w:p w14:paraId="4FD7DB87" w14:textId="2492437A" w:rsidR="00342059" w:rsidRPr="00342059" w:rsidRDefault="00342059" w:rsidP="00342059">
      <w:pPr>
        <w:pStyle w:val="a9"/>
        <w:numPr>
          <w:ilvl w:val="0"/>
          <w:numId w:val="8"/>
        </w:numPr>
        <w:ind w:firstLineChars="0"/>
        <w:rPr>
          <w:rFonts w:ascii="Times New Roman" w:eastAsia="宋体" w:hAnsi="Times New Roman" w:cs="Times New Roman"/>
        </w:rPr>
      </w:pPr>
      <w:bookmarkStart w:id="805" w:name="_Ref100158636"/>
      <w:r w:rsidRPr="007D34B8">
        <w:rPr>
          <w:rFonts w:ascii="Times New Roman" w:eastAsia="宋体" w:hAnsi="Times New Roman" w:cs="Times New Roman" w:hint="eastAsia"/>
        </w:rPr>
        <w:t>于英政</w:t>
      </w:r>
      <w:r w:rsidRPr="007D34B8">
        <w:rPr>
          <w:rFonts w:ascii="Times New Roman" w:eastAsia="宋体" w:hAnsi="Times New Roman" w:cs="Times New Roman" w:hint="eastAsia"/>
        </w:rPr>
        <w:t>. QR</w:t>
      </w:r>
      <w:r w:rsidRPr="007D34B8">
        <w:rPr>
          <w:rFonts w:ascii="Times New Roman" w:eastAsia="宋体" w:hAnsi="Times New Roman" w:cs="Times New Roman" w:hint="eastAsia"/>
        </w:rPr>
        <w:t>二维码相关技术的研究</w:t>
      </w:r>
      <w:r w:rsidRPr="007D34B8">
        <w:rPr>
          <w:rFonts w:ascii="Times New Roman" w:eastAsia="宋体" w:hAnsi="Times New Roman" w:cs="Times New Roman" w:hint="eastAsia"/>
        </w:rPr>
        <w:t>[D].</w:t>
      </w:r>
      <w:r w:rsidRPr="007D34B8">
        <w:rPr>
          <w:rFonts w:ascii="Times New Roman" w:eastAsia="宋体" w:hAnsi="Times New Roman" w:cs="Times New Roman" w:hint="eastAsia"/>
        </w:rPr>
        <w:t>北京交通大学</w:t>
      </w:r>
      <w:r w:rsidRPr="007D34B8">
        <w:rPr>
          <w:rFonts w:ascii="Times New Roman" w:eastAsia="宋体" w:hAnsi="Times New Roman" w:cs="Times New Roman" w:hint="eastAsia"/>
        </w:rPr>
        <w:t>,2014.</w:t>
      </w:r>
      <w:bookmarkEnd w:id="805"/>
    </w:p>
    <w:p w14:paraId="0689A437" w14:textId="15CEB57B" w:rsidR="005F2C8F" w:rsidRDefault="005F2C8F" w:rsidP="00342059">
      <w:pPr>
        <w:pStyle w:val="a9"/>
        <w:numPr>
          <w:ilvl w:val="0"/>
          <w:numId w:val="8"/>
        </w:numPr>
        <w:ind w:firstLineChars="0"/>
        <w:rPr>
          <w:rFonts w:ascii="宋体" w:eastAsia="宋体" w:hAnsi="宋体"/>
        </w:rPr>
      </w:pPr>
      <w:bookmarkStart w:id="806" w:name="_Ref100158662"/>
      <w:r w:rsidRPr="005F2C8F">
        <w:rPr>
          <w:rFonts w:ascii="宋体" w:eastAsia="宋体" w:hAnsi="宋体" w:hint="eastAsia"/>
        </w:rPr>
        <w:t>黄秋野. 博物馆中的数字化展览及展示技术研究</w:t>
      </w:r>
      <w:r w:rsidRPr="00AF104E">
        <w:rPr>
          <w:rFonts w:ascii="Times New Roman" w:eastAsia="宋体" w:hAnsi="Times New Roman" w:cs="Times New Roman"/>
        </w:rPr>
        <w:t>[D]</w:t>
      </w:r>
      <w:r w:rsidRPr="005F2C8F">
        <w:rPr>
          <w:rFonts w:ascii="宋体" w:eastAsia="宋体" w:hAnsi="宋体" w:hint="eastAsia"/>
        </w:rPr>
        <w:t>.江南大学,</w:t>
      </w:r>
      <w:r w:rsidRPr="00FB539E">
        <w:rPr>
          <w:rFonts w:ascii="Times New Roman" w:eastAsia="宋体" w:hAnsi="Times New Roman" w:cs="Times New Roman"/>
        </w:rPr>
        <w:t>2008</w:t>
      </w:r>
      <w:r w:rsidRPr="005F2C8F">
        <w:rPr>
          <w:rFonts w:ascii="宋体" w:eastAsia="宋体" w:hAnsi="宋体" w:hint="eastAsia"/>
        </w:rPr>
        <w:t>.</w:t>
      </w:r>
      <w:bookmarkEnd w:id="806"/>
    </w:p>
    <w:p w14:paraId="3614F884" w14:textId="6586F685" w:rsidR="005F2C8F" w:rsidRDefault="005F2C8F" w:rsidP="00342059">
      <w:pPr>
        <w:pStyle w:val="a9"/>
        <w:numPr>
          <w:ilvl w:val="0"/>
          <w:numId w:val="8"/>
        </w:numPr>
        <w:ind w:firstLineChars="0"/>
        <w:rPr>
          <w:rFonts w:ascii="宋体" w:eastAsia="宋体" w:hAnsi="宋体"/>
        </w:rPr>
      </w:pPr>
      <w:bookmarkStart w:id="807" w:name="_Ref100158676"/>
      <w:r w:rsidRPr="005F2C8F">
        <w:rPr>
          <w:rFonts w:ascii="宋体" w:eastAsia="宋体" w:hAnsi="宋体" w:hint="eastAsia"/>
        </w:rPr>
        <w:t>张美霞.新媒体技术支持下的场馆建设与场馆学习——以现代教育技术博物馆为例</w:t>
      </w:r>
      <w:r w:rsidRPr="00AF104E">
        <w:rPr>
          <w:rFonts w:ascii="Times New Roman" w:eastAsia="宋体" w:hAnsi="Times New Roman" w:cs="Times New Roman"/>
        </w:rPr>
        <w:t>[J]</w:t>
      </w:r>
      <w:r w:rsidRPr="005F2C8F">
        <w:rPr>
          <w:rFonts w:ascii="宋体" w:eastAsia="宋体" w:hAnsi="宋体" w:hint="eastAsia"/>
        </w:rPr>
        <w:t>.中国电化教育,</w:t>
      </w:r>
      <w:r w:rsidRPr="00FB539E">
        <w:rPr>
          <w:rFonts w:ascii="Times New Roman" w:eastAsia="宋体" w:hAnsi="Times New Roman" w:cs="Times New Roman"/>
        </w:rPr>
        <w:t>2017(02):20-24</w:t>
      </w:r>
      <w:r w:rsidRPr="005F2C8F">
        <w:rPr>
          <w:rFonts w:ascii="宋体" w:eastAsia="宋体" w:hAnsi="宋体" w:hint="eastAsia"/>
        </w:rPr>
        <w:t>.</w:t>
      </w:r>
      <w:bookmarkEnd w:id="807"/>
    </w:p>
    <w:p w14:paraId="05AC325F" w14:textId="12D516CE" w:rsidR="00931648" w:rsidRPr="00931648" w:rsidRDefault="00931648" w:rsidP="00931648">
      <w:pPr>
        <w:pStyle w:val="a9"/>
        <w:numPr>
          <w:ilvl w:val="0"/>
          <w:numId w:val="8"/>
        </w:numPr>
        <w:ind w:firstLineChars="0"/>
        <w:rPr>
          <w:rFonts w:ascii="宋体" w:eastAsia="宋体" w:hAnsi="宋体"/>
        </w:rPr>
      </w:pPr>
      <w:bookmarkStart w:id="808" w:name="_Ref100158859"/>
      <w:r w:rsidRPr="00322EBD">
        <w:rPr>
          <w:rFonts w:ascii="宋体" w:eastAsia="宋体" w:hAnsi="宋体" w:hint="eastAsia"/>
        </w:rPr>
        <w:t>马雄. 基于微服务架构的系统设计与开发</w:t>
      </w:r>
      <w:r w:rsidRPr="00AF104E">
        <w:rPr>
          <w:rFonts w:ascii="Times New Roman" w:eastAsia="宋体" w:hAnsi="Times New Roman" w:cs="Times New Roman"/>
        </w:rPr>
        <w:t>[D]</w:t>
      </w:r>
      <w:r w:rsidRPr="00322EBD">
        <w:rPr>
          <w:rFonts w:ascii="宋体" w:eastAsia="宋体" w:hAnsi="宋体" w:hint="eastAsia"/>
        </w:rPr>
        <w:t>.南京邮电大学,</w:t>
      </w:r>
      <w:r w:rsidRPr="00322EBD">
        <w:rPr>
          <w:rFonts w:ascii="Times New Roman" w:eastAsia="宋体" w:hAnsi="Times New Roman" w:cs="Times New Roman"/>
        </w:rPr>
        <w:t>2017.</w:t>
      </w:r>
      <w:bookmarkEnd w:id="808"/>
    </w:p>
    <w:p w14:paraId="718E60CC" w14:textId="3B315F07" w:rsidR="00342059" w:rsidRPr="006B6E70" w:rsidRDefault="00342059" w:rsidP="00342059">
      <w:pPr>
        <w:pStyle w:val="a9"/>
        <w:numPr>
          <w:ilvl w:val="0"/>
          <w:numId w:val="8"/>
        </w:numPr>
        <w:ind w:firstLineChars="0"/>
      </w:pPr>
      <w:bookmarkStart w:id="809" w:name="_Ref100155827"/>
      <w:r>
        <w:rPr>
          <w:rFonts w:ascii="Times New Roman" w:hAnsi="Times New Roman" w:cs="Times New Roman"/>
          <w:color w:val="000000"/>
          <w:szCs w:val="21"/>
          <w:shd w:val="clear" w:color="auto" w:fill="FAFAFA"/>
        </w:rPr>
        <w:t>Wang, X., Zhao, H., &amp; Zhu, J. (1993). GRPC. ACM SIGOPS Operating Systems Review, 27(3), 75–86.</w:t>
      </w:r>
      <w:bookmarkEnd w:id="809"/>
    </w:p>
    <w:p w14:paraId="70177298" w14:textId="1B9174B8" w:rsidR="006B6E70" w:rsidRPr="006B6E70" w:rsidRDefault="006B6E70" w:rsidP="006B6E70">
      <w:pPr>
        <w:pStyle w:val="a9"/>
        <w:numPr>
          <w:ilvl w:val="0"/>
          <w:numId w:val="8"/>
        </w:numPr>
        <w:ind w:firstLineChars="0"/>
        <w:rPr>
          <w:rFonts w:ascii="宋体" w:eastAsia="宋体" w:hAnsi="宋体"/>
        </w:rPr>
      </w:pPr>
      <w:bookmarkStart w:id="810" w:name="_Ref100159043"/>
      <w:r w:rsidRPr="00404016">
        <w:rPr>
          <w:rFonts w:ascii="宋体" w:eastAsia="宋体" w:hAnsi="宋体" w:hint="eastAsia"/>
        </w:rPr>
        <w:t>张建勋,古志民,郑超.云计算研究进展综述</w:t>
      </w:r>
      <w:r w:rsidRPr="00AF104E">
        <w:rPr>
          <w:rFonts w:ascii="Times New Roman" w:eastAsia="宋体" w:hAnsi="Times New Roman" w:cs="Times New Roman"/>
        </w:rPr>
        <w:t>[J]</w:t>
      </w:r>
      <w:r w:rsidRPr="00404016">
        <w:rPr>
          <w:rFonts w:ascii="宋体" w:eastAsia="宋体" w:hAnsi="宋体" w:hint="eastAsia"/>
        </w:rPr>
        <w:t>.计算机应用研究,</w:t>
      </w:r>
      <w:r w:rsidRPr="00322EBD">
        <w:rPr>
          <w:rFonts w:ascii="Times New Roman" w:eastAsia="宋体" w:hAnsi="Times New Roman" w:cs="Times New Roman"/>
        </w:rPr>
        <w:t>2010,27(02):429-433.</w:t>
      </w:r>
      <w:bookmarkEnd w:id="810"/>
    </w:p>
    <w:p w14:paraId="0B8E6E06" w14:textId="0611D522" w:rsidR="005F2C8F" w:rsidRDefault="005F2C8F" w:rsidP="00342059">
      <w:pPr>
        <w:pStyle w:val="a9"/>
        <w:numPr>
          <w:ilvl w:val="0"/>
          <w:numId w:val="8"/>
        </w:numPr>
        <w:ind w:firstLineChars="0"/>
        <w:rPr>
          <w:rFonts w:ascii="宋体" w:eastAsia="宋体" w:hAnsi="宋体"/>
        </w:rPr>
      </w:pPr>
      <w:bookmarkStart w:id="811" w:name="_Ref100159074"/>
      <w:r w:rsidRPr="005F2C8F">
        <w:rPr>
          <w:rFonts w:ascii="宋体" w:eastAsia="宋体" w:hAnsi="宋体" w:hint="eastAsia"/>
        </w:rPr>
        <w:t>曾泉匀. 基于</w:t>
      </w:r>
      <w:r w:rsidRPr="00FB539E">
        <w:rPr>
          <w:rFonts w:ascii="Times New Roman" w:eastAsia="宋体" w:hAnsi="Times New Roman" w:cs="Times New Roman"/>
        </w:rPr>
        <w:t>Redis</w:t>
      </w:r>
      <w:r w:rsidRPr="005F2C8F">
        <w:rPr>
          <w:rFonts w:ascii="宋体" w:eastAsia="宋体" w:hAnsi="宋体" w:hint="eastAsia"/>
        </w:rPr>
        <w:t>的分布式消息服务的设计与实现</w:t>
      </w:r>
      <w:r w:rsidRPr="00AF104E">
        <w:rPr>
          <w:rFonts w:ascii="Times New Roman" w:eastAsia="宋体" w:hAnsi="Times New Roman" w:cs="Times New Roman"/>
        </w:rPr>
        <w:t>[D]</w:t>
      </w:r>
      <w:r w:rsidRPr="005F2C8F">
        <w:rPr>
          <w:rFonts w:ascii="宋体" w:eastAsia="宋体" w:hAnsi="宋体" w:hint="eastAsia"/>
        </w:rPr>
        <w:t>.北京邮电大学</w:t>
      </w:r>
      <w:r w:rsidRPr="00FB539E">
        <w:rPr>
          <w:rFonts w:ascii="Times New Roman" w:eastAsia="宋体" w:hAnsi="Times New Roman" w:cs="Times New Roman"/>
        </w:rPr>
        <w:t>,2014</w:t>
      </w:r>
      <w:r w:rsidRPr="005F2C8F">
        <w:rPr>
          <w:rFonts w:ascii="宋体" w:eastAsia="宋体" w:hAnsi="宋体" w:hint="eastAsia"/>
        </w:rPr>
        <w:t>.</w:t>
      </w:r>
      <w:bookmarkEnd w:id="811"/>
    </w:p>
    <w:p w14:paraId="752A246F" w14:textId="2F19DE71" w:rsidR="00342059" w:rsidRPr="00342059" w:rsidRDefault="00342059" w:rsidP="00342059">
      <w:pPr>
        <w:pStyle w:val="a9"/>
        <w:numPr>
          <w:ilvl w:val="0"/>
          <w:numId w:val="8"/>
        </w:numPr>
        <w:ind w:firstLineChars="0"/>
        <w:rPr>
          <w:rFonts w:ascii="Times New Roman" w:eastAsia="宋体" w:hAnsi="Times New Roman" w:cs="Times New Roman"/>
        </w:rPr>
      </w:pPr>
      <w:bookmarkStart w:id="812" w:name="_Ref100159094"/>
      <w:r w:rsidRPr="00322EBD">
        <w:rPr>
          <w:rFonts w:ascii="宋体" w:eastAsia="宋体" w:hAnsi="宋体" w:hint="eastAsia"/>
        </w:rPr>
        <w:t>王亚玲,李春阳,崔蔚,张晶.基于</w:t>
      </w:r>
      <w:r w:rsidRPr="00322EBD">
        <w:rPr>
          <w:rFonts w:ascii="Times New Roman" w:eastAsia="宋体" w:hAnsi="Times New Roman" w:cs="Times New Roman"/>
        </w:rPr>
        <w:t>Docker</w:t>
      </w:r>
      <w:r w:rsidRPr="00322EBD">
        <w:rPr>
          <w:rFonts w:ascii="宋体" w:eastAsia="宋体" w:hAnsi="宋体" w:hint="eastAsia"/>
        </w:rPr>
        <w:t>的</w:t>
      </w:r>
      <w:r w:rsidRPr="00322EBD">
        <w:rPr>
          <w:rFonts w:ascii="Times New Roman" w:eastAsia="宋体" w:hAnsi="Times New Roman" w:cs="Times New Roman"/>
        </w:rPr>
        <w:t>PaaS</w:t>
      </w:r>
      <w:r w:rsidRPr="00322EBD">
        <w:rPr>
          <w:rFonts w:ascii="宋体" w:eastAsia="宋体" w:hAnsi="宋体" w:hint="eastAsia"/>
        </w:rPr>
        <w:t>平台建设</w:t>
      </w:r>
      <w:r w:rsidRPr="00AF104E">
        <w:rPr>
          <w:rFonts w:ascii="Times New Roman" w:eastAsia="宋体" w:hAnsi="Times New Roman" w:cs="Times New Roman"/>
        </w:rPr>
        <w:t>[J]</w:t>
      </w:r>
      <w:r w:rsidRPr="00322EBD">
        <w:rPr>
          <w:rFonts w:ascii="宋体" w:eastAsia="宋体" w:hAnsi="宋体" w:hint="eastAsia"/>
        </w:rPr>
        <w:t>.计算机系统应用,</w:t>
      </w:r>
      <w:r w:rsidRPr="00322EBD">
        <w:rPr>
          <w:rFonts w:ascii="Times New Roman" w:eastAsia="宋体" w:hAnsi="Times New Roman" w:cs="Times New Roman"/>
        </w:rPr>
        <w:t>2016,25(03):72-77.</w:t>
      </w:r>
      <w:bookmarkEnd w:id="812"/>
    </w:p>
    <w:p w14:paraId="569088A5" w14:textId="5A7DE836" w:rsidR="008E6381" w:rsidRDefault="008E6381" w:rsidP="00342059">
      <w:pPr>
        <w:pStyle w:val="a9"/>
        <w:numPr>
          <w:ilvl w:val="0"/>
          <w:numId w:val="8"/>
        </w:numPr>
        <w:ind w:firstLineChars="0"/>
        <w:rPr>
          <w:rFonts w:ascii="宋体" w:eastAsia="宋体" w:hAnsi="宋体"/>
        </w:rPr>
      </w:pPr>
      <w:bookmarkStart w:id="813" w:name="_Ref100159132"/>
      <w:r w:rsidRPr="008E6381">
        <w:rPr>
          <w:rFonts w:ascii="宋体" w:eastAsia="宋体" w:hAnsi="宋体" w:hint="eastAsia"/>
        </w:rPr>
        <w:t>杨艳,李炜,王纯.内存数据库在高速缓存方面的应用</w:t>
      </w:r>
      <w:r w:rsidRPr="00AF104E">
        <w:rPr>
          <w:rFonts w:ascii="Times New Roman" w:eastAsia="宋体" w:hAnsi="Times New Roman" w:cs="Times New Roman"/>
        </w:rPr>
        <w:t>[J]</w:t>
      </w:r>
      <w:r w:rsidRPr="008E6381">
        <w:rPr>
          <w:rFonts w:ascii="宋体" w:eastAsia="宋体" w:hAnsi="宋体" w:hint="eastAsia"/>
        </w:rPr>
        <w:t>.现代电信科技,</w:t>
      </w:r>
      <w:r w:rsidRPr="007B29FD">
        <w:rPr>
          <w:rFonts w:ascii="Times New Roman" w:eastAsia="宋体" w:hAnsi="Times New Roman" w:cs="Times New Roman"/>
        </w:rPr>
        <w:t>2011,41(12):59-64.</w:t>
      </w:r>
      <w:bookmarkEnd w:id="813"/>
    </w:p>
    <w:p w14:paraId="4406294E" w14:textId="4B07B748" w:rsidR="00AE75CD" w:rsidRPr="00931648" w:rsidRDefault="00322EBD" w:rsidP="00AE75CD">
      <w:pPr>
        <w:pStyle w:val="a9"/>
        <w:numPr>
          <w:ilvl w:val="0"/>
          <w:numId w:val="8"/>
        </w:numPr>
        <w:ind w:firstLineChars="0"/>
        <w:rPr>
          <w:rFonts w:ascii="Times New Roman" w:eastAsia="宋体" w:hAnsi="Times New Roman" w:cs="Times New Roman"/>
        </w:rPr>
      </w:pPr>
      <w:bookmarkStart w:id="814" w:name="_Ref100159182"/>
      <w:r w:rsidRPr="00322EBD">
        <w:rPr>
          <w:rFonts w:ascii="Times New Roman" w:eastAsia="宋体" w:hAnsi="Times New Roman" w:cs="Times New Roman" w:hint="eastAsia"/>
        </w:rPr>
        <w:t>陈清金</w:t>
      </w:r>
      <w:r w:rsidRPr="00322EBD">
        <w:rPr>
          <w:rFonts w:ascii="Times New Roman" w:eastAsia="宋体" w:hAnsi="Times New Roman" w:cs="Times New Roman" w:hint="eastAsia"/>
        </w:rPr>
        <w:t>,</w:t>
      </w:r>
      <w:r w:rsidRPr="00322EBD">
        <w:rPr>
          <w:rFonts w:ascii="Times New Roman" w:eastAsia="宋体" w:hAnsi="Times New Roman" w:cs="Times New Roman" w:hint="eastAsia"/>
        </w:rPr>
        <w:t>陈存香</w:t>
      </w:r>
      <w:r w:rsidRPr="00322EBD">
        <w:rPr>
          <w:rFonts w:ascii="Times New Roman" w:eastAsia="宋体" w:hAnsi="Times New Roman" w:cs="Times New Roman" w:hint="eastAsia"/>
        </w:rPr>
        <w:t>,</w:t>
      </w:r>
      <w:r w:rsidRPr="00322EBD">
        <w:rPr>
          <w:rFonts w:ascii="Times New Roman" w:eastAsia="宋体" w:hAnsi="Times New Roman" w:cs="Times New Roman" w:hint="eastAsia"/>
        </w:rPr>
        <w:t>张岩</w:t>
      </w:r>
      <w:r w:rsidRPr="00322EBD">
        <w:rPr>
          <w:rFonts w:ascii="Times New Roman" w:eastAsia="宋体" w:hAnsi="Times New Roman" w:cs="Times New Roman" w:hint="eastAsia"/>
        </w:rPr>
        <w:t>.Docker</w:t>
      </w:r>
      <w:r w:rsidRPr="00322EBD">
        <w:rPr>
          <w:rFonts w:ascii="Times New Roman" w:eastAsia="宋体" w:hAnsi="Times New Roman" w:cs="Times New Roman" w:hint="eastAsia"/>
        </w:rPr>
        <w:t>技术实现分析</w:t>
      </w:r>
      <w:r w:rsidRPr="00322EBD">
        <w:rPr>
          <w:rFonts w:ascii="Times New Roman" w:eastAsia="宋体" w:hAnsi="Times New Roman" w:cs="Times New Roman" w:hint="eastAsia"/>
        </w:rPr>
        <w:t>[J].</w:t>
      </w:r>
      <w:r w:rsidRPr="00322EBD">
        <w:rPr>
          <w:rFonts w:ascii="Times New Roman" w:eastAsia="宋体" w:hAnsi="Times New Roman" w:cs="Times New Roman" w:hint="eastAsia"/>
        </w:rPr>
        <w:t>信息通信技术</w:t>
      </w:r>
      <w:r w:rsidRPr="00322EBD">
        <w:rPr>
          <w:rFonts w:ascii="Times New Roman" w:eastAsia="宋体" w:hAnsi="Times New Roman" w:cs="Times New Roman" w:hint="eastAsia"/>
        </w:rPr>
        <w:t>,2015,9(02):37-40.</w:t>
      </w:r>
      <w:bookmarkEnd w:id="814"/>
    </w:p>
    <w:p w14:paraId="7CCBBCD2" w14:textId="284EF163" w:rsidR="00AE75CD" w:rsidRDefault="00AE75CD" w:rsidP="00AE75CD"/>
    <w:p w14:paraId="778F2739" w14:textId="236FE0F8" w:rsidR="00AE75CD" w:rsidRDefault="00AE75CD" w:rsidP="00AE75CD"/>
    <w:p w14:paraId="16165E64" w14:textId="609DB856" w:rsidR="00AE75CD" w:rsidRDefault="00AE75CD" w:rsidP="00AE75CD"/>
    <w:p w14:paraId="1DB5AC63" w14:textId="2535FC13" w:rsidR="00AE75CD" w:rsidRDefault="00AE75CD" w:rsidP="00AE75CD"/>
    <w:p w14:paraId="23141B9A" w14:textId="6A61F636" w:rsidR="00AE75CD" w:rsidRDefault="00AE75CD" w:rsidP="00AE75CD"/>
    <w:p w14:paraId="4B2F69C1" w14:textId="433E280E" w:rsidR="00AE75CD" w:rsidRDefault="00AE75CD" w:rsidP="00AE75CD"/>
    <w:p w14:paraId="42938ABC" w14:textId="0054E504" w:rsidR="00AE75CD" w:rsidRDefault="00AE75CD" w:rsidP="00AE75CD"/>
    <w:p w14:paraId="53E2880B" w14:textId="1E8BD3CB" w:rsidR="00AE75CD" w:rsidRDefault="00AE75CD" w:rsidP="00AE75CD"/>
    <w:p w14:paraId="7548DDD2" w14:textId="6C0A0C8A" w:rsidR="00AE75CD" w:rsidRDefault="00AE75CD" w:rsidP="00AE75CD"/>
    <w:p w14:paraId="58900743" w14:textId="7B469ABF" w:rsidR="00AE75CD" w:rsidRDefault="00AE75CD" w:rsidP="00AE75CD"/>
    <w:p w14:paraId="5EAB7B42" w14:textId="642B1904" w:rsidR="00AE75CD" w:rsidRDefault="00AE75CD" w:rsidP="00AE75CD"/>
    <w:p w14:paraId="646B8837" w14:textId="25462CDD" w:rsidR="00AE75CD" w:rsidRDefault="00AE75CD" w:rsidP="00AE75CD"/>
    <w:p w14:paraId="1033E990" w14:textId="2341D3A3" w:rsidR="00AE75CD" w:rsidRDefault="00AE75CD" w:rsidP="00AE75CD"/>
    <w:p w14:paraId="2F60DDDF" w14:textId="12332614" w:rsidR="00AE75CD" w:rsidRDefault="00AE75CD" w:rsidP="00AE75CD"/>
    <w:p w14:paraId="4F48926D" w14:textId="16201F2B" w:rsidR="00AE75CD" w:rsidRDefault="00AE75CD" w:rsidP="00AE75CD"/>
    <w:p w14:paraId="695866E5" w14:textId="3A10C8EB" w:rsidR="00AE75CD" w:rsidRDefault="00AE75CD" w:rsidP="00AE75CD"/>
    <w:p w14:paraId="30F8C413" w14:textId="2976770F" w:rsidR="00AE75CD" w:rsidRDefault="00AE75CD" w:rsidP="00AE75CD"/>
    <w:p w14:paraId="40C23A4A" w14:textId="645FFAD5" w:rsidR="00AE75CD" w:rsidRDefault="00AE75CD" w:rsidP="00AE75CD"/>
    <w:p w14:paraId="5126B7D0" w14:textId="2E573455" w:rsidR="00AE75CD" w:rsidRDefault="00AE75CD" w:rsidP="00AE75CD"/>
    <w:p w14:paraId="2BAAA01D" w14:textId="77777777" w:rsidR="00B1580E" w:rsidRPr="00AE75CD" w:rsidRDefault="00B1580E" w:rsidP="00AE75CD"/>
    <w:p w14:paraId="51CDC509" w14:textId="64B18A9E" w:rsidR="006E594F" w:rsidRPr="000537AC" w:rsidRDefault="006E594F" w:rsidP="000537AC">
      <w:pPr>
        <w:pStyle w:val="1"/>
        <w:jc w:val="center"/>
        <w:rPr>
          <w:rFonts w:ascii="黑体" w:eastAsia="黑体" w:hAnsi="黑体"/>
          <w:sz w:val="32"/>
          <w:szCs w:val="32"/>
        </w:rPr>
      </w:pPr>
      <w:bookmarkStart w:id="815" w:name="_Toc101730449"/>
      <w:r w:rsidRPr="000537AC">
        <w:rPr>
          <w:rFonts w:ascii="黑体" w:eastAsia="黑体" w:hAnsi="黑体" w:hint="eastAsia"/>
          <w:sz w:val="32"/>
          <w:szCs w:val="32"/>
        </w:rPr>
        <w:lastRenderedPageBreak/>
        <w:t>致谢</w:t>
      </w:r>
      <w:bookmarkEnd w:id="815"/>
    </w:p>
    <w:p w14:paraId="24550759" w14:textId="371D542D" w:rsidR="00AE75CD" w:rsidRDefault="007E755D"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首先要</w:t>
      </w:r>
      <w:r w:rsidR="00AE75CD">
        <w:rPr>
          <w:rFonts w:ascii="仿宋" w:eastAsia="仿宋" w:hAnsi="仿宋" w:hint="eastAsia"/>
          <w:sz w:val="24"/>
          <w:szCs w:val="24"/>
        </w:rPr>
        <w:t>感谢的</w:t>
      </w:r>
      <w:r>
        <w:rPr>
          <w:rFonts w:ascii="仿宋" w:eastAsia="仿宋" w:hAnsi="仿宋" w:hint="eastAsia"/>
          <w:sz w:val="24"/>
          <w:szCs w:val="24"/>
        </w:rPr>
        <w:t>是我的论文指导</w:t>
      </w:r>
      <w:r w:rsidR="00AE75CD">
        <w:rPr>
          <w:rFonts w:ascii="仿宋" w:eastAsia="仿宋" w:hAnsi="仿宋" w:hint="eastAsia"/>
          <w:sz w:val="24"/>
          <w:szCs w:val="24"/>
        </w:rPr>
        <w:t>导师丁新涛教授</w:t>
      </w:r>
      <w:r>
        <w:rPr>
          <w:rFonts w:ascii="仿宋" w:eastAsia="仿宋" w:hAnsi="仿宋" w:hint="eastAsia"/>
          <w:sz w:val="24"/>
          <w:szCs w:val="24"/>
        </w:rPr>
        <w:t>，丁老师在我论文写作期间时提出</w:t>
      </w:r>
      <w:r w:rsidR="0086440B">
        <w:rPr>
          <w:rFonts w:ascii="仿宋" w:eastAsia="仿宋" w:hAnsi="仿宋" w:hint="eastAsia"/>
          <w:sz w:val="24"/>
          <w:szCs w:val="24"/>
        </w:rPr>
        <w:t>了</w:t>
      </w:r>
      <w:r>
        <w:rPr>
          <w:rFonts w:ascii="仿宋" w:eastAsia="仿宋" w:hAnsi="仿宋" w:hint="eastAsia"/>
          <w:sz w:val="24"/>
          <w:szCs w:val="24"/>
        </w:rPr>
        <w:t>宝贵而具有建设性的指导意见</w:t>
      </w:r>
      <w:r w:rsidR="0086440B">
        <w:rPr>
          <w:rFonts w:ascii="仿宋" w:eastAsia="仿宋" w:hAnsi="仿宋" w:hint="eastAsia"/>
          <w:sz w:val="24"/>
          <w:szCs w:val="24"/>
        </w:rPr>
        <w:t>。</w:t>
      </w:r>
      <w:r w:rsidR="003813FE">
        <w:rPr>
          <w:rFonts w:ascii="仿宋" w:eastAsia="仿宋" w:hAnsi="仿宋" w:hint="eastAsia"/>
          <w:sz w:val="24"/>
          <w:szCs w:val="24"/>
        </w:rPr>
        <w:t>值此成文之际，向丁老师致以崇高的敬意和衷心的感谢。</w:t>
      </w:r>
    </w:p>
    <w:p w14:paraId="7B331238" w14:textId="1F35756D" w:rsidR="00B1580E" w:rsidRDefault="00B1580E"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感谢安徽师范大学对我的教育之恩，无论走到哪里都不会忘记。</w:t>
      </w:r>
    </w:p>
    <w:p w14:paraId="10DE7022" w14:textId="026FC22E" w:rsidR="003813FE" w:rsidRDefault="007129A7" w:rsidP="007129A7">
      <w:pPr>
        <w:spacing w:line="300" w:lineRule="auto"/>
        <w:ind w:firstLineChars="200" w:firstLine="480"/>
        <w:rPr>
          <w:rFonts w:ascii="仿宋" w:eastAsia="仿宋" w:hAnsi="仿宋"/>
          <w:sz w:val="24"/>
          <w:szCs w:val="24"/>
        </w:rPr>
      </w:pPr>
      <w:r>
        <w:rPr>
          <w:rFonts w:ascii="仿宋" w:eastAsia="仿宋" w:hAnsi="仿宋" w:hint="eastAsia"/>
          <w:sz w:val="24"/>
          <w:szCs w:val="24"/>
        </w:rPr>
        <w:t>谢</w:t>
      </w:r>
      <w:r w:rsidR="0065164E">
        <w:rPr>
          <w:rFonts w:ascii="仿宋" w:eastAsia="仿宋" w:hAnsi="仿宋" w:hint="eastAsia"/>
          <w:sz w:val="24"/>
          <w:szCs w:val="24"/>
        </w:rPr>
        <w:t>谢我的</w:t>
      </w:r>
      <w:r w:rsidR="004E32F3">
        <w:rPr>
          <w:rFonts w:ascii="仿宋" w:eastAsia="仿宋" w:hAnsi="仿宋" w:hint="eastAsia"/>
          <w:sz w:val="24"/>
          <w:szCs w:val="24"/>
        </w:rPr>
        <w:t>室友</w:t>
      </w:r>
      <w:r w:rsidR="00B1580E">
        <w:rPr>
          <w:rFonts w:ascii="仿宋" w:eastAsia="仿宋" w:hAnsi="仿宋" w:hint="eastAsia"/>
          <w:sz w:val="24"/>
          <w:szCs w:val="24"/>
        </w:rPr>
        <w:t>周志国，</w:t>
      </w:r>
      <w:r>
        <w:rPr>
          <w:rFonts w:ascii="仿宋" w:eastAsia="仿宋" w:hAnsi="仿宋" w:hint="eastAsia"/>
          <w:sz w:val="24"/>
          <w:szCs w:val="24"/>
        </w:rPr>
        <w:t>带给我许多欢乐</w:t>
      </w:r>
      <w:r w:rsidR="0099310F">
        <w:rPr>
          <w:rFonts w:ascii="仿宋" w:eastAsia="仿宋" w:hAnsi="仿宋" w:hint="eastAsia"/>
          <w:sz w:val="24"/>
          <w:szCs w:val="24"/>
        </w:rPr>
        <w:t>，</w:t>
      </w:r>
      <w:r w:rsidR="0018052A">
        <w:rPr>
          <w:rFonts w:ascii="仿宋" w:eastAsia="仿宋" w:hAnsi="仿宋" w:hint="eastAsia"/>
          <w:sz w:val="24"/>
          <w:szCs w:val="24"/>
        </w:rPr>
        <w:t>我们互相扶持，走过了一段难忘的岁月</w:t>
      </w:r>
      <w:r w:rsidR="0099310F">
        <w:rPr>
          <w:rFonts w:ascii="仿宋" w:eastAsia="仿宋" w:hAnsi="仿宋" w:hint="eastAsia"/>
          <w:sz w:val="24"/>
          <w:szCs w:val="24"/>
        </w:rPr>
        <w:t>。</w:t>
      </w:r>
      <w:r>
        <w:rPr>
          <w:rFonts w:ascii="仿宋" w:eastAsia="仿宋" w:hAnsi="仿宋" w:hint="eastAsia"/>
          <w:sz w:val="24"/>
          <w:szCs w:val="24"/>
        </w:rPr>
        <w:t>谢</w:t>
      </w:r>
      <w:r w:rsidR="00C16966">
        <w:rPr>
          <w:rFonts w:ascii="仿宋" w:eastAsia="仿宋" w:hAnsi="仿宋" w:hint="eastAsia"/>
          <w:sz w:val="24"/>
          <w:szCs w:val="24"/>
        </w:rPr>
        <w:t>谢我的</w:t>
      </w:r>
      <w:r w:rsidR="0065164E">
        <w:rPr>
          <w:rFonts w:ascii="仿宋" w:eastAsia="仿宋" w:hAnsi="仿宋" w:hint="eastAsia"/>
          <w:sz w:val="24"/>
          <w:szCs w:val="24"/>
        </w:rPr>
        <w:t>朋友</w:t>
      </w:r>
      <w:r w:rsidR="00C16966">
        <w:rPr>
          <w:rFonts w:ascii="仿宋" w:eastAsia="仿宋" w:hAnsi="仿宋" w:hint="eastAsia"/>
          <w:sz w:val="24"/>
          <w:szCs w:val="24"/>
        </w:rPr>
        <w:t>杨代领，无数个夜晚，无数次畅谈，无论是对于技术还是人生，感谢他的陪伴与倾听</w:t>
      </w:r>
      <w:r w:rsidR="00C90B35">
        <w:rPr>
          <w:rFonts w:ascii="仿宋" w:eastAsia="仿宋" w:hAnsi="仿宋" w:hint="eastAsia"/>
          <w:sz w:val="24"/>
          <w:szCs w:val="24"/>
        </w:rPr>
        <w:t>。感谢我的家人，永远那么支持我</w:t>
      </w:r>
      <w:r w:rsidR="00CC6F40">
        <w:rPr>
          <w:rFonts w:ascii="仿宋" w:eastAsia="仿宋" w:hAnsi="仿宋" w:hint="eastAsia"/>
          <w:sz w:val="24"/>
          <w:szCs w:val="24"/>
        </w:rPr>
        <w:t>，包容我</w:t>
      </w:r>
      <w:r w:rsidR="004A3357">
        <w:rPr>
          <w:rFonts w:ascii="仿宋" w:eastAsia="仿宋" w:hAnsi="仿宋" w:hint="eastAsia"/>
          <w:sz w:val="24"/>
          <w:szCs w:val="24"/>
        </w:rPr>
        <w:t>。</w:t>
      </w:r>
    </w:p>
    <w:p w14:paraId="1BEE0179" w14:textId="011069CB" w:rsidR="006E594F" w:rsidRPr="0089456C" w:rsidRDefault="00EA289E" w:rsidP="0089456C">
      <w:pPr>
        <w:spacing w:line="300" w:lineRule="auto"/>
        <w:ind w:firstLineChars="200" w:firstLine="480"/>
        <w:rPr>
          <w:rFonts w:ascii="仿宋" w:eastAsia="仿宋" w:hAnsi="仿宋"/>
          <w:sz w:val="24"/>
          <w:szCs w:val="24"/>
        </w:rPr>
      </w:pPr>
      <w:r>
        <w:rPr>
          <w:rFonts w:ascii="仿宋" w:eastAsia="仿宋" w:hAnsi="仿宋" w:hint="eastAsia"/>
          <w:sz w:val="24"/>
          <w:szCs w:val="24"/>
        </w:rPr>
        <w:t>最后，对参加论文评审，答辩的老师表示衷心的感谢！</w:t>
      </w:r>
    </w:p>
    <w:sectPr w:rsidR="006E594F" w:rsidRPr="0089456C" w:rsidSect="00CB030A">
      <w:pgSz w:w="12240" w:h="15840"/>
      <w:pgMar w:top="1440" w:right="1800" w:bottom="1440" w:left="1800" w:header="720" w:footer="720"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5" w:author="NTKO" w:date="2022-04-23T21:06:00Z" w:initials="A">
    <w:p w14:paraId="0A22E35B" w14:textId="2BCB0A18" w:rsidR="005E783E" w:rsidRDefault="005E783E">
      <w:pPr>
        <w:pStyle w:val="ae"/>
      </w:pPr>
      <w:r>
        <w:rPr>
          <w:rStyle w:val="ad"/>
        </w:rPr>
        <w:annotationRef/>
      </w:r>
      <w:r>
        <w:rPr>
          <w:rFonts w:hint="eastAsia"/>
        </w:rPr>
        <w:t>第一章的内容后面自己再改，文字表达跟论文的专业性、严谨性差太多。</w:t>
      </w:r>
    </w:p>
  </w:comment>
  <w:comment w:id="739" w:author="NTKO" w:date="2022-04-06T10:01:00Z" w:initials="A">
    <w:p w14:paraId="6EE40FED" w14:textId="6D700BF3" w:rsidR="00A04608" w:rsidRDefault="00A04608">
      <w:pPr>
        <w:pStyle w:val="ae"/>
      </w:pPr>
      <w:r>
        <w:rPr>
          <w:rStyle w:val="ad"/>
        </w:rPr>
        <w:annotationRef/>
      </w:r>
      <w:r>
        <w:rPr>
          <w:rFonts w:hint="eastAsia"/>
        </w:rPr>
        <w:t>这里要加一些二维码初始发明，推广的重要文献</w:t>
      </w:r>
    </w:p>
  </w:comment>
  <w:comment w:id="760" w:author="NTKO" w:date="2022-04-23T21:06:00Z" w:initials="A">
    <w:p w14:paraId="7E7912EC" w14:textId="01DE7ACF" w:rsidR="00A04608" w:rsidRDefault="00A04608">
      <w:pPr>
        <w:pStyle w:val="ae"/>
      </w:pPr>
      <w:r>
        <w:rPr>
          <w:rStyle w:val="ad"/>
        </w:rPr>
        <w:annotationRef/>
      </w:r>
      <w:r>
        <w:rPr>
          <w:rFonts w:hint="eastAsia"/>
        </w:rPr>
        <w:t>进行必要的解释说明，不是直接摆个图就结束了，图上什么意思？怎么构造要解释。</w:t>
      </w:r>
    </w:p>
  </w:comment>
  <w:comment w:id="783" w:author="NTKO" w:date="2022-04-15T13:04:00Z" w:initials="A">
    <w:p w14:paraId="00ECFAEE" w14:textId="586ED416" w:rsidR="00A04608" w:rsidRDefault="00A04608">
      <w:pPr>
        <w:pStyle w:val="ae"/>
      </w:pPr>
      <w:r>
        <w:rPr>
          <w:rStyle w:val="ad"/>
        </w:rPr>
        <w:annotationRef/>
      </w:r>
      <w:r>
        <w:rPr>
          <w:rFonts w:hint="eastAsia"/>
        </w:rPr>
        <w:t>再扩充</w:t>
      </w:r>
      <w:r>
        <w:rPr>
          <w:rFonts w:hint="eastAsia"/>
        </w:rPr>
        <w:t>2</w:t>
      </w:r>
      <w:r>
        <w:rPr>
          <w:rFonts w:hint="eastAsia"/>
        </w:rPr>
        <w:t>页，使得第三章更丰满</w:t>
      </w:r>
    </w:p>
  </w:comment>
  <w:comment w:id="794" w:author="NTKO" w:date="2022-04-15T13:05:00Z" w:initials="A">
    <w:p w14:paraId="2ECB257D" w14:textId="3C23166A" w:rsidR="00A04608" w:rsidRDefault="00A04608">
      <w:pPr>
        <w:pStyle w:val="ae"/>
      </w:pPr>
      <w:r>
        <w:rPr>
          <w:rStyle w:val="ad"/>
        </w:rPr>
        <w:annotationRef/>
      </w:r>
      <w:r>
        <w:rPr>
          <w:rFonts w:hint="eastAsia"/>
        </w:rPr>
        <w:t>必须符合正式的表格规范，参考模板的要求，下同</w:t>
      </w:r>
    </w:p>
  </w:comment>
  <w:comment w:id="796" w:author="NTKO" w:date="2022-04-15T13:06:00Z" w:initials="A">
    <w:p w14:paraId="291FAE83" w14:textId="30D1F3AE" w:rsidR="00A04608" w:rsidRDefault="00A04608">
      <w:pPr>
        <w:pStyle w:val="ae"/>
      </w:pPr>
      <w:r>
        <w:rPr>
          <w:rStyle w:val="ad"/>
        </w:rPr>
        <w:annotationRef/>
      </w:r>
      <w:r>
        <w:rPr>
          <w:rFonts w:hint="eastAsia"/>
        </w:rPr>
        <w:t>使用排版技术使得表格不跨页，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2E35B" w15:done="0"/>
  <w15:commentEx w15:paraId="6EE40FED" w15:done="0"/>
  <w15:commentEx w15:paraId="7E7912EC" w15:done="0"/>
  <w15:commentEx w15:paraId="00ECFAEE" w15:done="0"/>
  <w15:commentEx w15:paraId="2ECB257D" w15:done="0"/>
  <w15:commentEx w15:paraId="291FAE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04563" w16cex:dateUtc="2022-04-23T13:06:00Z"/>
  <w16cex:commentExtensible w16cex:durableId="25F7E694" w16cex:dateUtc="2022-04-06T02:01:00Z"/>
  <w16cex:commentExtensible w16cex:durableId="26104565" w16cex:dateUtc="2022-04-23T13:06:00Z"/>
  <w16cex:commentExtensible w16cex:durableId="26045D5F" w16cex:dateUtc="2022-04-15T05:04:00Z"/>
  <w16cex:commentExtensible w16cex:durableId="26045D60" w16cex:dateUtc="2022-04-15T05:05:00Z"/>
  <w16cex:commentExtensible w16cex:durableId="26045D61" w16cex:dateUtc="2022-04-15T0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2E35B" w16cid:durableId="26104563"/>
  <w16cid:commentId w16cid:paraId="6EE40FED" w16cid:durableId="25F7E694"/>
  <w16cid:commentId w16cid:paraId="7E7912EC" w16cid:durableId="26104565"/>
  <w16cid:commentId w16cid:paraId="00ECFAEE" w16cid:durableId="26045D5F"/>
  <w16cid:commentId w16cid:paraId="2ECB257D" w16cid:durableId="26045D60"/>
  <w16cid:commentId w16cid:paraId="291FAE83" w16cid:durableId="26045D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A9F93" w14:textId="77777777" w:rsidR="00212BF7" w:rsidRDefault="00212BF7" w:rsidP="006A06DE">
      <w:r>
        <w:separator/>
      </w:r>
    </w:p>
  </w:endnote>
  <w:endnote w:type="continuationSeparator" w:id="0">
    <w:p w14:paraId="02FA392E" w14:textId="77777777" w:rsidR="00212BF7" w:rsidRDefault="00212BF7" w:rsidP="006A0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279333"/>
      <w:docPartObj>
        <w:docPartGallery w:val="Page Numbers (Bottom of Page)"/>
        <w:docPartUnique/>
      </w:docPartObj>
    </w:sdtPr>
    <w:sdtEndPr>
      <w:rPr>
        <w:rFonts w:ascii="Times New Roman" w:hAnsi="Times New Roman" w:cs="Times New Roman"/>
        <w:color w:val="0D0D0D" w:themeColor="text1" w:themeTint="F2"/>
      </w:rPr>
    </w:sdtEndPr>
    <w:sdtContent>
      <w:p w14:paraId="6C0189AF" w14:textId="0F334558" w:rsidR="00A04608" w:rsidRPr="00504BE4" w:rsidRDefault="00A04608">
        <w:pPr>
          <w:pStyle w:val="a5"/>
          <w:jc w:val="center"/>
          <w:rPr>
            <w:rFonts w:ascii="Times New Roman" w:hAnsi="Times New Roman" w:cs="Times New Roman"/>
            <w:color w:val="0D0D0D" w:themeColor="text1" w:themeTint="F2"/>
          </w:rPr>
        </w:pPr>
        <w:r w:rsidRPr="00504BE4">
          <w:rPr>
            <w:rFonts w:ascii="Times New Roman" w:hAnsi="Times New Roman" w:cs="Times New Roman"/>
            <w:color w:val="0D0D0D" w:themeColor="text1" w:themeTint="F2"/>
          </w:rPr>
          <w:fldChar w:fldCharType="begin"/>
        </w:r>
        <w:r w:rsidRPr="00504BE4">
          <w:rPr>
            <w:rFonts w:ascii="Times New Roman" w:hAnsi="Times New Roman" w:cs="Times New Roman"/>
            <w:color w:val="0D0D0D" w:themeColor="text1" w:themeTint="F2"/>
          </w:rPr>
          <w:instrText>PAGE   \* MERGEFORMAT</w:instrText>
        </w:r>
        <w:r w:rsidRPr="00504BE4">
          <w:rPr>
            <w:rFonts w:ascii="Times New Roman" w:hAnsi="Times New Roman" w:cs="Times New Roman"/>
            <w:color w:val="0D0D0D" w:themeColor="text1" w:themeTint="F2"/>
          </w:rPr>
          <w:fldChar w:fldCharType="separate"/>
        </w:r>
        <w:r w:rsidR="005E783E" w:rsidRPr="005E783E">
          <w:rPr>
            <w:rFonts w:ascii="Times New Roman" w:hAnsi="Times New Roman" w:cs="Times New Roman"/>
            <w:noProof/>
            <w:color w:val="0D0D0D" w:themeColor="text1" w:themeTint="F2"/>
            <w:lang w:val="zh-CN"/>
          </w:rPr>
          <w:t>1</w:t>
        </w:r>
        <w:r w:rsidRPr="00504BE4">
          <w:rPr>
            <w:rFonts w:ascii="Times New Roman" w:hAnsi="Times New Roman" w:cs="Times New Roman"/>
            <w:color w:val="0D0D0D" w:themeColor="text1" w:themeTint="F2"/>
          </w:rPr>
          <w:fldChar w:fldCharType="end"/>
        </w:r>
      </w:p>
    </w:sdtContent>
  </w:sdt>
  <w:p w14:paraId="72AEEB43" w14:textId="62812347" w:rsidR="00A04608" w:rsidRDefault="00A0460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1D043" w14:textId="77777777" w:rsidR="00212BF7" w:rsidRDefault="00212BF7" w:rsidP="006A06DE">
      <w:r>
        <w:separator/>
      </w:r>
    </w:p>
  </w:footnote>
  <w:footnote w:type="continuationSeparator" w:id="0">
    <w:p w14:paraId="1A39E7F3" w14:textId="77777777" w:rsidR="00212BF7" w:rsidRDefault="00212BF7" w:rsidP="006A0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42A72" w14:textId="71EB0542" w:rsidR="00A04608" w:rsidRDefault="00A04608" w:rsidP="00613630">
    <w:pPr>
      <w:pStyle w:val="a3"/>
      <w:pBdr>
        <w:bottom w:val="none" w:sz="0" w:space="0" w:color="auto"/>
      </w:pBdr>
      <w:tabs>
        <w:tab w:val="clear" w:pos="4153"/>
        <w:tab w:val="clear" w:pos="8306"/>
        <w:tab w:val="left" w:pos="48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1FD"/>
    <w:multiLevelType w:val="hybridMultilevel"/>
    <w:tmpl w:val="E25805EC"/>
    <w:lvl w:ilvl="0" w:tplc="2F4CFEA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9F96776"/>
    <w:multiLevelType w:val="hybridMultilevel"/>
    <w:tmpl w:val="53FC6438"/>
    <w:lvl w:ilvl="0" w:tplc="1FF8D7A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731A79"/>
    <w:multiLevelType w:val="hybridMultilevel"/>
    <w:tmpl w:val="B34AA0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56401D7"/>
    <w:multiLevelType w:val="hybridMultilevel"/>
    <w:tmpl w:val="85F8DE18"/>
    <w:lvl w:ilvl="0" w:tplc="E30A936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5261D5"/>
    <w:multiLevelType w:val="hybridMultilevel"/>
    <w:tmpl w:val="D92023AE"/>
    <w:lvl w:ilvl="0" w:tplc="409C0B6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6471E1E"/>
    <w:multiLevelType w:val="hybridMultilevel"/>
    <w:tmpl w:val="C60EA1B0"/>
    <w:lvl w:ilvl="0" w:tplc="8B76BC06">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9BF4048"/>
    <w:multiLevelType w:val="hybridMultilevel"/>
    <w:tmpl w:val="98100F08"/>
    <w:lvl w:ilvl="0" w:tplc="B6348414">
      <w:start w:val="2"/>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2F36B8"/>
    <w:multiLevelType w:val="hybridMultilevel"/>
    <w:tmpl w:val="D0C6F3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1769F5"/>
    <w:multiLevelType w:val="hybridMultilevel"/>
    <w:tmpl w:val="F7ECA25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10271027">
    <w:abstractNumId w:val="8"/>
  </w:num>
  <w:num w:numId="2" w16cid:durableId="1472863399">
    <w:abstractNumId w:val="4"/>
  </w:num>
  <w:num w:numId="3" w16cid:durableId="1902518741">
    <w:abstractNumId w:val="5"/>
  </w:num>
  <w:num w:numId="4" w16cid:durableId="360058726">
    <w:abstractNumId w:val="0"/>
  </w:num>
  <w:num w:numId="5" w16cid:durableId="644772415">
    <w:abstractNumId w:val="2"/>
  </w:num>
  <w:num w:numId="6" w16cid:durableId="586964125">
    <w:abstractNumId w:val="7"/>
  </w:num>
  <w:num w:numId="7" w16cid:durableId="1343316355">
    <w:abstractNumId w:val="3"/>
  </w:num>
  <w:num w:numId="8" w16cid:durableId="1165392317">
    <w:abstractNumId w:val="1"/>
  </w:num>
  <w:num w:numId="9" w16cid:durableId="41624469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 杰">
    <w15:presenceInfo w15:providerId="Windows Live" w15:userId="4a711305e1b6e5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2649"/>
    <w:rsid w:val="00000008"/>
    <w:rsid w:val="000001B8"/>
    <w:rsid w:val="00003769"/>
    <w:rsid w:val="00004927"/>
    <w:rsid w:val="00006746"/>
    <w:rsid w:val="0001315A"/>
    <w:rsid w:val="00014770"/>
    <w:rsid w:val="00015BC2"/>
    <w:rsid w:val="00016CD3"/>
    <w:rsid w:val="00020AF3"/>
    <w:rsid w:val="00021342"/>
    <w:rsid w:val="00021434"/>
    <w:rsid w:val="00026013"/>
    <w:rsid w:val="00030037"/>
    <w:rsid w:val="00031517"/>
    <w:rsid w:val="000330E6"/>
    <w:rsid w:val="000347A1"/>
    <w:rsid w:val="00037470"/>
    <w:rsid w:val="00040E05"/>
    <w:rsid w:val="00040E52"/>
    <w:rsid w:val="00042425"/>
    <w:rsid w:val="00042456"/>
    <w:rsid w:val="00044FD4"/>
    <w:rsid w:val="00050557"/>
    <w:rsid w:val="00050913"/>
    <w:rsid w:val="00052475"/>
    <w:rsid w:val="000537AC"/>
    <w:rsid w:val="000537D5"/>
    <w:rsid w:val="0005677D"/>
    <w:rsid w:val="000613C9"/>
    <w:rsid w:val="00061937"/>
    <w:rsid w:val="00062B56"/>
    <w:rsid w:val="00065FF5"/>
    <w:rsid w:val="000664CB"/>
    <w:rsid w:val="00066A41"/>
    <w:rsid w:val="00081C4D"/>
    <w:rsid w:val="0008257B"/>
    <w:rsid w:val="000825F7"/>
    <w:rsid w:val="0008273D"/>
    <w:rsid w:val="00090014"/>
    <w:rsid w:val="000958BE"/>
    <w:rsid w:val="00095CAB"/>
    <w:rsid w:val="00097006"/>
    <w:rsid w:val="000A1A77"/>
    <w:rsid w:val="000A3117"/>
    <w:rsid w:val="000A39E2"/>
    <w:rsid w:val="000B0E45"/>
    <w:rsid w:val="000B30CD"/>
    <w:rsid w:val="000B5F60"/>
    <w:rsid w:val="000B6A9F"/>
    <w:rsid w:val="000B7BB4"/>
    <w:rsid w:val="000C33F1"/>
    <w:rsid w:val="000D11CE"/>
    <w:rsid w:val="000D478C"/>
    <w:rsid w:val="000D5E9E"/>
    <w:rsid w:val="000D6D10"/>
    <w:rsid w:val="000E0DD0"/>
    <w:rsid w:val="000E3800"/>
    <w:rsid w:val="000E5699"/>
    <w:rsid w:val="000E58B1"/>
    <w:rsid w:val="000F004B"/>
    <w:rsid w:val="000F5D56"/>
    <w:rsid w:val="000F6B29"/>
    <w:rsid w:val="000F6F50"/>
    <w:rsid w:val="00101D90"/>
    <w:rsid w:val="00101F87"/>
    <w:rsid w:val="001020D9"/>
    <w:rsid w:val="00105A0F"/>
    <w:rsid w:val="001061D9"/>
    <w:rsid w:val="001144D3"/>
    <w:rsid w:val="00116CFF"/>
    <w:rsid w:val="00122FC3"/>
    <w:rsid w:val="0012308F"/>
    <w:rsid w:val="00125652"/>
    <w:rsid w:val="00126FE0"/>
    <w:rsid w:val="001323C1"/>
    <w:rsid w:val="00132F15"/>
    <w:rsid w:val="0013478A"/>
    <w:rsid w:val="001369B4"/>
    <w:rsid w:val="00137DE8"/>
    <w:rsid w:val="00140BC5"/>
    <w:rsid w:val="00147314"/>
    <w:rsid w:val="00152E47"/>
    <w:rsid w:val="0015475D"/>
    <w:rsid w:val="00154B5A"/>
    <w:rsid w:val="0015767E"/>
    <w:rsid w:val="001617D3"/>
    <w:rsid w:val="00167FB1"/>
    <w:rsid w:val="001711C5"/>
    <w:rsid w:val="0017142E"/>
    <w:rsid w:val="00172649"/>
    <w:rsid w:val="0018052A"/>
    <w:rsid w:val="00185189"/>
    <w:rsid w:val="001861C4"/>
    <w:rsid w:val="00187793"/>
    <w:rsid w:val="0019161A"/>
    <w:rsid w:val="001920B1"/>
    <w:rsid w:val="00192570"/>
    <w:rsid w:val="00193C02"/>
    <w:rsid w:val="00195023"/>
    <w:rsid w:val="00195334"/>
    <w:rsid w:val="00196BF3"/>
    <w:rsid w:val="00196F80"/>
    <w:rsid w:val="00197C3D"/>
    <w:rsid w:val="001A066B"/>
    <w:rsid w:val="001A179D"/>
    <w:rsid w:val="001A238F"/>
    <w:rsid w:val="001A2F57"/>
    <w:rsid w:val="001A73DF"/>
    <w:rsid w:val="001B1C63"/>
    <w:rsid w:val="001B2C80"/>
    <w:rsid w:val="001B429F"/>
    <w:rsid w:val="001B51A8"/>
    <w:rsid w:val="001C0291"/>
    <w:rsid w:val="001C0E2F"/>
    <w:rsid w:val="001C3B33"/>
    <w:rsid w:val="001D1780"/>
    <w:rsid w:val="001D180B"/>
    <w:rsid w:val="001E01C1"/>
    <w:rsid w:val="001E039B"/>
    <w:rsid w:val="001E07C0"/>
    <w:rsid w:val="001E53EB"/>
    <w:rsid w:val="001F02B2"/>
    <w:rsid w:val="001F2C49"/>
    <w:rsid w:val="001F536E"/>
    <w:rsid w:val="001F777E"/>
    <w:rsid w:val="002009F8"/>
    <w:rsid w:val="00200EA7"/>
    <w:rsid w:val="0020100B"/>
    <w:rsid w:val="0020163B"/>
    <w:rsid w:val="00203636"/>
    <w:rsid w:val="00205249"/>
    <w:rsid w:val="00212BF7"/>
    <w:rsid w:val="002138FE"/>
    <w:rsid w:val="00214E4B"/>
    <w:rsid w:val="0021660B"/>
    <w:rsid w:val="00220452"/>
    <w:rsid w:val="00223344"/>
    <w:rsid w:val="00225F55"/>
    <w:rsid w:val="00227AA0"/>
    <w:rsid w:val="00231656"/>
    <w:rsid w:val="002349DC"/>
    <w:rsid w:val="00242E9B"/>
    <w:rsid w:val="00244FC0"/>
    <w:rsid w:val="00250FC1"/>
    <w:rsid w:val="00257B93"/>
    <w:rsid w:val="00263DE2"/>
    <w:rsid w:val="002647F1"/>
    <w:rsid w:val="00264E78"/>
    <w:rsid w:val="00271769"/>
    <w:rsid w:val="00272014"/>
    <w:rsid w:val="00275EB3"/>
    <w:rsid w:val="002819A5"/>
    <w:rsid w:val="00282E0B"/>
    <w:rsid w:val="002851CC"/>
    <w:rsid w:val="002915EF"/>
    <w:rsid w:val="002933AD"/>
    <w:rsid w:val="00295FFB"/>
    <w:rsid w:val="002A0773"/>
    <w:rsid w:val="002A10D3"/>
    <w:rsid w:val="002A4191"/>
    <w:rsid w:val="002A4718"/>
    <w:rsid w:val="002A7CBE"/>
    <w:rsid w:val="002B2606"/>
    <w:rsid w:val="002B2647"/>
    <w:rsid w:val="002B2FEF"/>
    <w:rsid w:val="002C0982"/>
    <w:rsid w:val="002C4668"/>
    <w:rsid w:val="002C4A68"/>
    <w:rsid w:val="002C74A6"/>
    <w:rsid w:val="002D1192"/>
    <w:rsid w:val="002D325E"/>
    <w:rsid w:val="002D32EB"/>
    <w:rsid w:val="002D3F06"/>
    <w:rsid w:val="002D4E33"/>
    <w:rsid w:val="002D5878"/>
    <w:rsid w:val="002E3905"/>
    <w:rsid w:val="002E461A"/>
    <w:rsid w:val="002E5BA5"/>
    <w:rsid w:val="002E62D9"/>
    <w:rsid w:val="002E70E8"/>
    <w:rsid w:val="002E7431"/>
    <w:rsid w:val="002E770D"/>
    <w:rsid w:val="002E7E41"/>
    <w:rsid w:val="002F0064"/>
    <w:rsid w:val="002F3AFC"/>
    <w:rsid w:val="002F4294"/>
    <w:rsid w:val="00300D75"/>
    <w:rsid w:val="0030168B"/>
    <w:rsid w:val="003023E9"/>
    <w:rsid w:val="00304CD2"/>
    <w:rsid w:val="00305AA1"/>
    <w:rsid w:val="00307CE6"/>
    <w:rsid w:val="0031261A"/>
    <w:rsid w:val="00313D8E"/>
    <w:rsid w:val="00314025"/>
    <w:rsid w:val="00314E6E"/>
    <w:rsid w:val="00316C88"/>
    <w:rsid w:val="0032072E"/>
    <w:rsid w:val="00320855"/>
    <w:rsid w:val="00322EBD"/>
    <w:rsid w:val="00323A68"/>
    <w:rsid w:val="00323AAB"/>
    <w:rsid w:val="0032476E"/>
    <w:rsid w:val="0033008A"/>
    <w:rsid w:val="003325E3"/>
    <w:rsid w:val="003364DE"/>
    <w:rsid w:val="00340137"/>
    <w:rsid w:val="00341571"/>
    <w:rsid w:val="00342059"/>
    <w:rsid w:val="003423DA"/>
    <w:rsid w:val="003442A2"/>
    <w:rsid w:val="00345911"/>
    <w:rsid w:val="00350646"/>
    <w:rsid w:val="003544F7"/>
    <w:rsid w:val="00355BD8"/>
    <w:rsid w:val="00356305"/>
    <w:rsid w:val="003606E4"/>
    <w:rsid w:val="00360C72"/>
    <w:rsid w:val="00363554"/>
    <w:rsid w:val="0036387F"/>
    <w:rsid w:val="00363BB5"/>
    <w:rsid w:val="00364F52"/>
    <w:rsid w:val="00365722"/>
    <w:rsid w:val="0036640C"/>
    <w:rsid w:val="00366EE7"/>
    <w:rsid w:val="003676A6"/>
    <w:rsid w:val="00374A4F"/>
    <w:rsid w:val="00376854"/>
    <w:rsid w:val="00376C00"/>
    <w:rsid w:val="00380BEF"/>
    <w:rsid w:val="003813FE"/>
    <w:rsid w:val="00382246"/>
    <w:rsid w:val="003862C7"/>
    <w:rsid w:val="0039020B"/>
    <w:rsid w:val="00397987"/>
    <w:rsid w:val="00397FE2"/>
    <w:rsid w:val="003A0D1F"/>
    <w:rsid w:val="003A16FB"/>
    <w:rsid w:val="003A1EDE"/>
    <w:rsid w:val="003A51E6"/>
    <w:rsid w:val="003A5B8D"/>
    <w:rsid w:val="003A71AF"/>
    <w:rsid w:val="003B28A9"/>
    <w:rsid w:val="003B2A74"/>
    <w:rsid w:val="003B6106"/>
    <w:rsid w:val="003C2EF0"/>
    <w:rsid w:val="003C3D19"/>
    <w:rsid w:val="003C63E9"/>
    <w:rsid w:val="003D2371"/>
    <w:rsid w:val="003D2717"/>
    <w:rsid w:val="003D740E"/>
    <w:rsid w:val="003E2C67"/>
    <w:rsid w:val="003E2E77"/>
    <w:rsid w:val="003E36DE"/>
    <w:rsid w:val="003E445B"/>
    <w:rsid w:val="003E6767"/>
    <w:rsid w:val="003E6DC8"/>
    <w:rsid w:val="003F1833"/>
    <w:rsid w:val="003F3C2A"/>
    <w:rsid w:val="00400D64"/>
    <w:rsid w:val="00402ABB"/>
    <w:rsid w:val="00404016"/>
    <w:rsid w:val="00406536"/>
    <w:rsid w:val="004077CD"/>
    <w:rsid w:val="00407C05"/>
    <w:rsid w:val="00411640"/>
    <w:rsid w:val="004127CE"/>
    <w:rsid w:val="00415B4D"/>
    <w:rsid w:val="00420106"/>
    <w:rsid w:val="00422423"/>
    <w:rsid w:val="0042546F"/>
    <w:rsid w:val="0042612F"/>
    <w:rsid w:val="0043224B"/>
    <w:rsid w:val="00437A0D"/>
    <w:rsid w:val="00437EF3"/>
    <w:rsid w:val="00441AC2"/>
    <w:rsid w:val="004421E7"/>
    <w:rsid w:val="00444A76"/>
    <w:rsid w:val="00452CC8"/>
    <w:rsid w:val="00457031"/>
    <w:rsid w:val="00457208"/>
    <w:rsid w:val="00457867"/>
    <w:rsid w:val="00466A9F"/>
    <w:rsid w:val="00471D9A"/>
    <w:rsid w:val="00475B19"/>
    <w:rsid w:val="004760FB"/>
    <w:rsid w:val="00486C2B"/>
    <w:rsid w:val="004A0375"/>
    <w:rsid w:val="004A096F"/>
    <w:rsid w:val="004A21D9"/>
    <w:rsid w:val="004A2D1E"/>
    <w:rsid w:val="004A3357"/>
    <w:rsid w:val="004A3399"/>
    <w:rsid w:val="004A5FFC"/>
    <w:rsid w:val="004A60BF"/>
    <w:rsid w:val="004A6575"/>
    <w:rsid w:val="004A6F85"/>
    <w:rsid w:val="004B0329"/>
    <w:rsid w:val="004B2451"/>
    <w:rsid w:val="004B5CF7"/>
    <w:rsid w:val="004B7B88"/>
    <w:rsid w:val="004C2DA4"/>
    <w:rsid w:val="004C6C6E"/>
    <w:rsid w:val="004D485B"/>
    <w:rsid w:val="004D7930"/>
    <w:rsid w:val="004E1084"/>
    <w:rsid w:val="004E2ED8"/>
    <w:rsid w:val="004E32F3"/>
    <w:rsid w:val="004E4591"/>
    <w:rsid w:val="004E7236"/>
    <w:rsid w:val="004F2FF4"/>
    <w:rsid w:val="00500037"/>
    <w:rsid w:val="00500C5D"/>
    <w:rsid w:val="00504BE4"/>
    <w:rsid w:val="00514445"/>
    <w:rsid w:val="005149A3"/>
    <w:rsid w:val="0051791D"/>
    <w:rsid w:val="00517C7D"/>
    <w:rsid w:val="00517CBA"/>
    <w:rsid w:val="0052330E"/>
    <w:rsid w:val="00525BBD"/>
    <w:rsid w:val="00525DCA"/>
    <w:rsid w:val="00531656"/>
    <w:rsid w:val="00532F14"/>
    <w:rsid w:val="005340CE"/>
    <w:rsid w:val="005343B6"/>
    <w:rsid w:val="0053456E"/>
    <w:rsid w:val="00534651"/>
    <w:rsid w:val="00534B05"/>
    <w:rsid w:val="00534C7B"/>
    <w:rsid w:val="00537DD3"/>
    <w:rsid w:val="00537E8B"/>
    <w:rsid w:val="005450A9"/>
    <w:rsid w:val="005501EF"/>
    <w:rsid w:val="00550826"/>
    <w:rsid w:val="00551019"/>
    <w:rsid w:val="0055196E"/>
    <w:rsid w:val="00551AB7"/>
    <w:rsid w:val="00554858"/>
    <w:rsid w:val="0056521E"/>
    <w:rsid w:val="0056682B"/>
    <w:rsid w:val="00566A1B"/>
    <w:rsid w:val="00572A3A"/>
    <w:rsid w:val="00573C19"/>
    <w:rsid w:val="00577C88"/>
    <w:rsid w:val="005907F7"/>
    <w:rsid w:val="00590FA4"/>
    <w:rsid w:val="005942BD"/>
    <w:rsid w:val="005A0C5E"/>
    <w:rsid w:val="005A166E"/>
    <w:rsid w:val="005A1D54"/>
    <w:rsid w:val="005A2529"/>
    <w:rsid w:val="005A3611"/>
    <w:rsid w:val="005A3DF8"/>
    <w:rsid w:val="005A6211"/>
    <w:rsid w:val="005A6BEE"/>
    <w:rsid w:val="005B06A8"/>
    <w:rsid w:val="005B0FF1"/>
    <w:rsid w:val="005B2DF1"/>
    <w:rsid w:val="005B3316"/>
    <w:rsid w:val="005B4956"/>
    <w:rsid w:val="005B6FB8"/>
    <w:rsid w:val="005C0455"/>
    <w:rsid w:val="005C7B3F"/>
    <w:rsid w:val="005D0BEA"/>
    <w:rsid w:val="005D0F80"/>
    <w:rsid w:val="005D312D"/>
    <w:rsid w:val="005D47BD"/>
    <w:rsid w:val="005D5D94"/>
    <w:rsid w:val="005D651D"/>
    <w:rsid w:val="005E3E43"/>
    <w:rsid w:val="005E6458"/>
    <w:rsid w:val="005E77BD"/>
    <w:rsid w:val="005E783E"/>
    <w:rsid w:val="005F2C8F"/>
    <w:rsid w:val="005F5C56"/>
    <w:rsid w:val="005F73A8"/>
    <w:rsid w:val="005F746C"/>
    <w:rsid w:val="005F7D7A"/>
    <w:rsid w:val="00606BBB"/>
    <w:rsid w:val="00607727"/>
    <w:rsid w:val="00613630"/>
    <w:rsid w:val="00613B6C"/>
    <w:rsid w:val="0061514C"/>
    <w:rsid w:val="00615BCD"/>
    <w:rsid w:val="00616F7C"/>
    <w:rsid w:val="00617CF1"/>
    <w:rsid w:val="006218D5"/>
    <w:rsid w:val="00630085"/>
    <w:rsid w:val="00631457"/>
    <w:rsid w:val="00635FE6"/>
    <w:rsid w:val="006378A3"/>
    <w:rsid w:val="00640FEC"/>
    <w:rsid w:val="006415C0"/>
    <w:rsid w:val="00642E9C"/>
    <w:rsid w:val="00644807"/>
    <w:rsid w:val="0065164E"/>
    <w:rsid w:val="00653741"/>
    <w:rsid w:val="00653846"/>
    <w:rsid w:val="00653D50"/>
    <w:rsid w:val="00654F58"/>
    <w:rsid w:val="00655011"/>
    <w:rsid w:val="00655CCF"/>
    <w:rsid w:val="00656868"/>
    <w:rsid w:val="006611F7"/>
    <w:rsid w:val="00665E10"/>
    <w:rsid w:val="0066772C"/>
    <w:rsid w:val="006760F4"/>
    <w:rsid w:val="00677141"/>
    <w:rsid w:val="00677DF6"/>
    <w:rsid w:val="00684E6C"/>
    <w:rsid w:val="006879C4"/>
    <w:rsid w:val="006879EF"/>
    <w:rsid w:val="00691A36"/>
    <w:rsid w:val="006921BA"/>
    <w:rsid w:val="006966B6"/>
    <w:rsid w:val="00696884"/>
    <w:rsid w:val="00697C03"/>
    <w:rsid w:val="006A06DE"/>
    <w:rsid w:val="006A1B7A"/>
    <w:rsid w:val="006A4A83"/>
    <w:rsid w:val="006A5C70"/>
    <w:rsid w:val="006B3E6F"/>
    <w:rsid w:val="006B6E70"/>
    <w:rsid w:val="006B7589"/>
    <w:rsid w:val="006C1D39"/>
    <w:rsid w:val="006C2BC7"/>
    <w:rsid w:val="006C4FFC"/>
    <w:rsid w:val="006C5EC5"/>
    <w:rsid w:val="006C7623"/>
    <w:rsid w:val="006D2A73"/>
    <w:rsid w:val="006D5CCC"/>
    <w:rsid w:val="006D67EF"/>
    <w:rsid w:val="006D6DDB"/>
    <w:rsid w:val="006E03F0"/>
    <w:rsid w:val="006E06F4"/>
    <w:rsid w:val="006E087D"/>
    <w:rsid w:val="006E0B0A"/>
    <w:rsid w:val="006E0D72"/>
    <w:rsid w:val="006E44F4"/>
    <w:rsid w:val="006E594F"/>
    <w:rsid w:val="006E5DB7"/>
    <w:rsid w:val="006F18D1"/>
    <w:rsid w:val="006F23A9"/>
    <w:rsid w:val="00704A5E"/>
    <w:rsid w:val="0070682D"/>
    <w:rsid w:val="00707F5B"/>
    <w:rsid w:val="007129A7"/>
    <w:rsid w:val="007129DA"/>
    <w:rsid w:val="00721191"/>
    <w:rsid w:val="00722CCC"/>
    <w:rsid w:val="007304A3"/>
    <w:rsid w:val="00732265"/>
    <w:rsid w:val="00732513"/>
    <w:rsid w:val="0073668E"/>
    <w:rsid w:val="00741601"/>
    <w:rsid w:val="00741DB1"/>
    <w:rsid w:val="00744EB1"/>
    <w:rsid w:val="0074554C"/>
    <w:rsid w:val="00745700"/>
    <w:rsid w:val="00752CFC"/>
    <w:rsid w:val="00755943"/>
    <w:rsid w:val="007569FD"/>
    <w:rsid w:val="00757165"/>
    <w:rsid w:val="00757A0B"/>
    <w:rsid w:val="00763842"/>
    <w:rsid w:val="00763A91"/>
    <w:rsid w:val="00767D30"/>
    <w:rsid w:val="00770629"/>
    <w:rsid w:val="00775E5F"/>
    <w:rsid w:val="00783224"/>
    <w:rsid w:val="007968B9"/>
    <w:rsid w:val="007A0FFF"/>
    <w:rsid w:val="007A2412"/>
    <w:rsid w:val="007A2BEE"/>
    <w:rsid w:val="007A3608"/>
    <w:rsid w:val="007A62F4"/>
    <w:rsid w:val="007B29FD"/>
    <w:rsid w:val="007B423A"/>
    <w:rsid w:val="007B4AC7"/>
    <w:rsid w:val="007C044E"/>
    <w:rsid w:val="007C04F2"/>
    <w:rsid w:val="007C30E7"/>
    <w:rsid w:val="007D26DC"/>
    <w:rsid w:val="007D34B8"/>
    <w:rsid w:val="007D5D53"/>
    <w:rsid w:val="007D7BE3"/>
    <w:rsid w:val="007E0634"/>
    <w:rsid w:val="007E0E97"/>
    <w:rsid w:val="007E4007"/>
    <w:rsid w:val="007E60C9"/>
    <w:rsid w:val="007E755D"/>
    <w:rsid w:val="007F0A28"/>
    <w:rsid w:val="007F1F61"/>
    <w:rsid w:val="007F280E"/>
    <w:rsid w:val="007F2A22"/>
    <w:rsid w:val="007F2E12"/>
    <w:rsid w:val="007F55B8"/>
    <w:rsid w:val="007F60F9"/>
    <w:rsid w:val="00800298"/>
    <w:rsid w:val="00800C42"/>
    <w:rsid w:val="0080135C"/>
    <w:rsid w:val="00802215"/>
    <w:rsid w:val="00804E31"/>
    <w:rsid w:val="00807B87"/>
    <w:rsid w:val="00810AB1"/>
    <w:rsid w:val="00810FA1"/>
    <w:rsid w:val="00814843"/>
    <w:rsid w:val="0081565D"/>
    <w:rsid w:val="00816CC0"/>
    <w:rsid w:val="008171ED"/>
    <w:rsid w:val="00820812"/>
    <w:rsid w:val="008209B5"/>
    <w:rsid w:val="00820A49"/>
    <w:rsid w:val="0082184F"/>
    <w:rsid w:val="00824525"/>
    <w:rsid w:val="00825166"/>
    <w:rsid w:val="00826789"/>
    <w:rsid w:val="00826D2A"/>
    <w:rsid w:val="0083010C"/>
    <w:rsid w:val="00830350"/>
    <w:rsid w:val="00832E06"/>
    <w:rsid w:val="00835E5F"/>
    <w:rsid w:val="00836CE8"/>
    <w:rsid w:val="00844173"/>
    <w:rsid w:val="00844CB4"/>
    <w:rsid w:val="00846CD8"/>
    <w:rsid w:val="0084723F"/>
    <w:rsid w:val="00850B42"/>
    <w:rsid w:val="008519F6"/>
    <w:rsid w:val="00857CC1"/>
    <w:rsid w:val="008621BC"/>
    <w:rsid w:val="0086440B"/>
    <w:rsid w:val="00866068"/>
    <w:rsid w:val="00866B2C"/>
    <w:rsid w:val="00870A9B"/>
    <w:rsid w:val="00875B6E"/>
    <w:rsid w:val="00875EF2"/>
    <w:rsid w:val="00876557"/>
    <w:rsid w:val="008800C2"/>
    <w:rsid w:val="00883B97"/>
    <w:rsid w:val="00891F11"/>
    <w:rsid w:val="00892427"/>
    <w:rsid w:val="00892CAA"/>
    <w:rsid w:val="0089456C"/>
    <w:rsid w:val="0089769A"/>
    <w:rsid w:val="008A09E6"/>
    <w:rsid w:val="008A27A2"/>
    <w:rsid w:val="008A2DC5"/>
    <w:rsid w:val="008A31F7"/>
    <w:rsid w:val="008A4CEF"/>
    <w:rsid w:val="008C2881"/>
    <w:rsid w:val="008C39F7"/>
    <w:rsid w:val="008C4B46"/>
    <w:rsid w:val="008C6124"/>
    <w:rsid w:val="008C779C"/>
    <w:rsid w:val="008D04FE"/>
    <w:rsid w:val="008D0A32"/>
    <w:rsid w:val="008D21CD"/>
    <w:rsid w:val="008D5312"/>
    <w:rsid w:val="008D5C72"/>
    <w:rsid w:val="008D61CD"/>
    <w:rsid w:val="008D758D"/>
    <w:rsid w:val="008D7C42"/>
    <w:rsid w:val="008E0BD9"/>
    <w:rsid w:val="008E1A60"/>
    <w:rsid w:val="008E25C4"/>
    <w:rsid w:val="008E5C9C"/>
    <w:rsid w:val="008E62BB"/>
    <w:rsid w:val="008E6381"/>
    <w:rsid w:val="008F083C"/>
    <w:rsid w:val="008F0E40"/>
    <w:rsid w:val="008F0E8D"/>
    <w:rsid w:val="008F1080"/>
    <w:rsid w:val="008F3EE6"/>
    <w:rsid w:val="008F5E50"/>
    <w:rsid w:val="008F7BF6"/>
    <w:rsid w:val="009027E2"/>
    <w:rsid w:val="00902F6A"/>
    <w:rsid w:val="00904566"/>
    <w:rsid w:val="009061B7"/>
    <w:rsid w:val="00907DE0"/>
    <w:rsid w:val="009100A5"/>
    <w:rsid w:val="00912C68"/>
    <w:rsid w:val="009174DE"/>
    <w:rsid w:val="009206FE"/>
    <w:rsid w:val="00924248"/>
    <w:rsid w:val="00924319"/>
    <w:rsid w:val="0092587B"/>
    <w:rsid w:val="00926F05"/>
    <w:rsid w:val="0093022A"/>
    <w:rsid w:val="00931648"/>
    <w:rsid w:val="00931871"/>
    <w:rsid w:val="00931EBA"/>
    <w:rsid w:val="00936D37"/>
    <w:rsid w:val="009408FD"/>
    <w:rsid w:val="009415FF"/>
    <w:rsid w:val="00943EA6"/>
    <w:rsid w:val="00946894"/>
    <w:rsid w:val="00946B9F"/>
    <w:rsid w:val="00947A42"/>
    <w:rsid w:val="009547D7"/>
    <w:rsid w:val="009566F4"/>
    <w:rsid w:val="009571AD"/>
    <w:rsid w:val="009617BB"/>
    <w:rsid w:val="00966221"/>
    <w:rsid w:val="009673D5"/>
    <w:rsid w:val="00975D34"/>
    <w:rsid w:val="009766AE"/>
    <w:rsid w:val="00980353"/>
    <w:rsid w:val="00984443"/>
    <w:rsid w:val="00990DD1"/>
    <w:rsid w:val="00992DB9"/>
    <w:rsid w:val="0099310F"/>
    <w:rsid w:val="00993C9D"/>
    <w:rsid w:val="00995241"/>
    <w:rsid w:val="00995E14"/>
    <w:rsid w:val="00997F82"/>
    <w:rsid w:val="009A303F"/>
    <w:rsid w:val="009A32E4"/>
    <w:rsid w:val="009A714A"/>
    <w:rsid w:val="009B0F99"/>
    <w:rsid w:val="009B1B8A"/>
    <w:rsid w:val="009B70B7"/>
    <w:rsid w:val="009C50C3"/>
    <w:rsid w:val="009C7021"/>
    <w:rsid w:val="009C70F7"/>
    <w:rsid w:val="009D3865"/>
    <w:rsid w:val="009D667C"/>
    <w:rsid w:val="009E0D79"/>
    <w:rsid w:val="009E11AD"/>
    <w:rsid w:val="009E389F"/>
    <w:rsid w:val="009E6784"/>
    <w:rsid w:val="009F17E3"/>
    <w:rsid w:val="009F211A"/>
    <w:rsid w:val="009F62F3"/>
    <w:rsid w:val="00A00800"/>
    <w:rsid w:val="00A00B29"/>
    <w:rsid w:val="00A0415E"/>
    <w:rsid w:val="00A04608"/>
    <w:rsid w:val="00A05796"/>
    <w:rsid w:val="00A0641E"/>
    <w:rsid w:val="00A0675C"/>
    <w:rsid w:val="00A1054E"/>
    <w:rsid w:val="00A10E97"/>
    <w:rsid w:val="00A132B7"/>
    <w:rsid w:val="00A13433"/>
    <w:rsid w:val="00A16C02"/>
    <w:rsid w:val="00A16FB6"/>
    <w:rsid w:val="00A23088"/>
    <w:rsid w:val="00A24CC3"/>
    <w:rsid w:val="00A27953"/>
    <w:rsid w:val="00A332EB"/>
    <w:rsid w:val="00A4040F"/>
    <w:rsid w:val="00A441D8"/>
    <w:rsid w:val="00A45898"/>
    <w:rsid w:val="00A45FD2"/>
    <w:rsid w:val="00A510E4"/>
    <w:rsid w:val="00A53BBA"/>
    <w:rsid w:val="00A54014"/>
    <w:rsid w:val="00A5429D"/>
    <w:rsid w:val="00A56DF9"/>
    <w:rsid w:val="00A60EB6"/>
    <w:rsid w:val="00A61022"/>
    <w:rsid w:val="00A6279E"/>
    <w:rsid w:val="00A643FE"/>
    <w:rsid w:val="00A671DA"/>
    <w:rsid w:val="00A67D96"/>
    <w:rsid w:val="00A71687"/>
    <w:rsid w:val="00A722FE"/>
    <w:rsid w:val="00A72CD3"/>
    <w:rsid w:val="00A73C0C"/>
    <w:rsid w:val="00A73C4C"/>
    <w:rsid w:val="00A745D4"/>
    <w:rsid w:val="00A872BB"/>
    <w:rsid w:val="00AA1602"/>
    <w:rsid w:val="00AA1FE5"/>
    <w:rsid w:val="00AA2041"/>
    <w:rsid w:val="00AA2C54"/>
    <w:rsid w:val="00AA38D1"/>
    <w:rsid w:val="00AA58D7"/>
    <w:rsid w:val="00AB4A11"/>
    <w:rsid w:val="00AB6218"/>
    <w:rsid w:val="00AB7D93"/>
    <w:rsid w:val="00AC51DC"/>
    <w:rsid w:val="00AC5BCE"/>
    <w:rsid w:val="00AD306D"/>
    <w:rsid w:val="00AD30F2"/>
    <w:rsid w:val="00AD339B"/>
    <w:rsid w:val="00AD7D69"/>
    <w:rsid w:val="00AE0D17"/>
    <w:rsid w:val="00AE1340"/>
    <w:rsid w:val="00AE19B5"/>
    <w:rsid w:val="00AE67F6"/>
    <w:rsid w:val="00AE6A7F"/>
    <w:rsid w:val="00AE75CD"/>
    <w:rsid w:val="00AF104E"/>
    <w:rsid w:val="00AF22D6"/>
    <w:rsid w:val="00AF5116"/>
    <w:rsid w:val="00AF7965"/>
    <w:rsid w:val="00B00A4C"/>
    <w:rsid w:val="00B03DD4"/>
    <w:rsid w:val="00B05C10"/>
    <w:rsid w:val="00B15709"/>
    <w:rsid w:val="00B1580E"/>
    <w:rsid w:val="00B15DB7"/>
    <w:rsid w:val="00B202D4"/>
    <w:rsid w:val="00B21C6F"/>
    <w:rsid w:val="00B2238F"/>
    <w:rsid w:val="00B229B9"/>
    <w:rsid w:val="00B35653"/>
    <w:rsid w:val="00B4072B"/>
    <w:rsid w:val="00B4182F"/>
    <w:rsid w:val="00B41854"/>
    <w:rsid w:val="00B52543"/>
    <w:rsid w:val="00B53DAE"/>
    <w:rsid w:val="00B5507B"/>
    <w:rsid w:val="00B55D35"/>
    <w:rsid w:val="00B568C6"/>
    <w:rsid w:val="00B61254"/>
    <w:rsid w:val="00B617C8"/>
    <w:rsid w:val="00B62E6E"/>
    <w:rsid w:val="00B640B0"/>
    <w:rsid w:val="00B66FD2"/>
    <w:rsid w:val="00B766CC"/>
    <w:rsid w:val="00B8188E"/>
    <w:rsid w:val="00B83A99"/>
    <w:rsid w:val="00B86B58"/>
    <w:rsid w:val="00B8702D"/>
    <w:rsid w:val="00B91736"/>
    <w:rsid w:val="00B91AEE"/>
    <w:rsid w:val="00B927C6"/>
    <w:rsid w:val="00B93A43"/>
    <w:rsid w:val="00B95EBE"/>
    <w:rsid w:val="00B95F48"/>
    <w:rsid w:val="00B972EE"/>
    <w:rsid w:val="00BA36B1"/>
    <w:rsid w:val="00BA3CBD"/>
    <w:rsid w:val="00BA5227"/>
    <w:rsid w:val="00BA6154"/>
    <w:rsid w:val="00BA7C79"/>
    <w:rsid w:val="00BB09CE"/>
    <w:rsid w:val="00BB0ADF"/>
    <w:rsid w:val="00BB1E2A"/>
    <w:rsid w:val="00BB3203"/>
    <w:rsid w:val="00BB5E9E"/>
    <w:rsid w:val="00BB649E"/>
    <w:rsid w:val="00BC1777"/>
    <w:rsid w:val="00BC2C22"/>
    <w:rsid w:val="00BD09A5"/>
    <w:rsid w:val="00BD3C91"/>
    <w:rsid w:val="00BD51ED"/>
    <w:rsid w:val="00BD5AF6"/>
    <w:rsid w:val="00BD7ECB"/>
    <w:rsid w:val="00BE4FDA"/>
    <w:rsid w:val="00BE5B30"/>
    <w:rsid w:val="00BE64F6"/>
    <w:rsid w:val="00BE6C7D"/>
    <w:rsid w:val="00BF1A65"/>
    <w:rsid w:val="00BF2361"/>
    <w:rsid w:val="00BF304E"/>
    <w:rsid w:val="00BF797D"/>
    <w:rsid w:val="00C044FE"/>
    <w:rsid w:val="00C0507B"/>
    <w:rsid w:val="00C0722D"/>
    <w:rsid w:val="00C07A9E"/>
    <w:rsid w:val="00C12444"/>
    <w:rsid w:val="00C15BFC"/>
    <w:rsid w:val="00C16966"/>
    <w:rsid w:val="00C22F1F"/>
    <w:rsid w:val="00C23122"/>
    <w:rsid w:val="00C25396"/>
    <w:rsid w:val="00C26797"/>
    <w:rsid w:val="00C311D9"/>
    <w:rsid w:val="00C32118"/>
    <w:rsid w:val="00C32E61"/>
    <w:rsid w:val="00C419DD"/>
    <w:rsid w:val="00C43DB4"/>
    <w:rsid w:val="00C46ACC"/>
    <w:rsid w:val="00C47BCF"/>
    <w:rsid w:val="00C50E91"/>
    <w:rsid w:val="00C51608"/>
    <w:rsid w:val="00C51C96"/>
    <w:rsid w:val="00C5507F"/>
    <w:rsid w:val="00C615DD"/>
    <w:rsid w:val="00C63C19"/>
    <w:rsid w:val="00C65B2C"/>
    <w:rsid w:val="00C72F21"/>
    <w:rsid w:val="00C749FC"/>
    <w:rsid w:val="00C74EFC"/>
    <w:rsid w:val="00C8104C"/>
    <w:rsid w:val="00C8290E"/>
    <w:rsid w:val="00C867ED"/>
    <w:rsid w:val="00C87A84"/>
    <w:rsid w:val="00C87FB7"/>
    <w:rsid w:val="00C908D6"/>
    <w:rsid w:val="00C90B35"/>
    <w:rsid w:val="00C90B9A"/>
    <w:rsid w:val="00C95DA9"/>
    <w:rsid w:val="00C95ECC"/>
    <w:rsid w:val="00CA1574"/>
    <w:rsid w:val="00CA345A"/>
    <w:rsid w:val="00CA4E46"/>
    <w:rsid w:val="00CB030A"/>
    <w:rsid w:val="00CB2649"/>
    <w:rsid w:val="00CB575A"/>
    <w:rsid w:val="00CB5CC9"/>
    <w:rsid w:val="00CC2CE0"/>
    <w:rsid w:val="00CC2E9C"/>
    <w:rsid w:val="00CC3486"/>
    <w:rsid w:val="00CC464D"/>
    <w:rsid w:val="00CC60BD"/>
    <w:rsid w:val="00CC6F40"/>
    <w:rsid w:val="00CC7149"/>
    <w:rsid w:val="00CD10B2"/>
    <w:rsid w:val="00CD17BB"/>
    <w:rsid w:val="00CD6EE2"/>
    <w:rsid w:val="00CD7528"/>
    <w:rsid w:val="00CD7D98"/>
    <w:rsid w:val="00CE656F"/>
    <w:rsid w:val="00CE6BE3"/>
    <w:rsid w:val="00CF08CE"/>
    <w:rsid w:val="00CF256D"/>
    <w:rsid w:val="00CF7652"/>
    <w:rsid w:val="00D02212"/>
    <w:rsid w:val="00D03455"/>
    <w:rsid w:val="00D03C5A"/>
    <w:rsid w:val="00D03F31"/>
    <w:rsid w:val="00D03F59"/>
    <w:rsid w:val="00D05545"/>
    <w:rsid w:val="00D06DD3"/>
    <w:rsid w:val="00D0739D"/>
    <w:rsid w:val="00D12D21"/>
    <w:rsid w:val="00D13413"/>
    <w:rsid w:val="00D13C08"/>
    <w:rsid w:val="00D16647"/>
    <w:rsid w:val="00D20458"/>
    <w:rsid w:val="00D257BF"/>
    <w:rsid w:val="00D27C32"/>
    <w:rsid w:val="00D30752"/>
    <w:rsid w:val="00D35004"/>
    <w:rsid w:val="00D41DCA"/>
    <w:rsid w:val="00D456D1"/>
    <w:rsid w:val="00D47F58"/>
    <w:rsid w:val="00D531E4"/>
    <w:rsid w:val="00D55F5A"/>
    <w:rsid w:val="00D56801"/>
    <w:rsid w:val="00D56DA1"/>
    <w:rsid w:val="00D60D12"/>
    <w:rsid w:val="00D60E03"/>
    <w:rsid w:val="00D61304"/>
    <w:rsid w:val="00D624E5"/>
    <w:rsid w:val="00D63A27"/>
    <w:rsid w:val="00D63F53"/>
    <w:rsid w:val="00D66008"/>
    <w:rsid w:val="00D67EF8"/>
    <w:rsid w:val="00D703C8"/>
    <w:rsid w:val="00D7119E"/>
    <w:rsid w:val="00D7225D"/>
    <w:rsid w:val="00D73344"/>
    <w:rsid w:val="00D73810"/>
    <w:rsid w:val="00D742B7"/>
    <w:rsid w:val="00D766C2"/>
    <w:rsid w:val="00D76838"/>
    <w:rsid w:val="00D76D26"/>
    <w:rsid w:val="00D856B9"/>
    <w:rsid w:val="00D96373"/>
    <w:rsid w:val="00DA1E85"/>
    <w:rsid w:val="00DA35B9"/>
    <w:rsid w:val="00DA375B"/>
    <w:rsid w:val="00DA3F15"/>
    <w:rsid w:val="00DA4C68"/>
    <w:rsid w:val="00DA5D6B"/>
    <w:rsid w:val="00DA5DCB"/>
    <w:rsid w:val="00DA6AAD"/>
    <w:rsid w:val="00DC0BB6"/>
    <w:rsid w:val="00DC1787"/>
    <w:rsid w:val="00DC4CAF"/>
    <w:rsid w:val="00DC596B"/>
    <w:rsid w:val="00DC5CA4"/>
    <w:rsid w:val="00DC6100"/>
    <w:rsid w:val="00DC6BED"/>
    <w:rsid w:val="00DC75B5"/>
    <w:rsid w:val="00DC7BE8"/>
    <w:rsid w:val="00DD0271"/>
    <w:rsid w:val="00DD0E0D"/>
    <w:rsid w:val="00DD4297"/>
    <w:rsid w:val="00DE7AAD"/>
    <w:rsid w:val="00DF20A0"/>
    <w:rsid w:val="00DF65A2"/>
    <w:rsid w:val="00DF6879"/>
    <w:rsid w:val="00E1040F"/>
    <w:rsid w:val="00E14BC9"/>
    <w:rsid w:val="00E15A04"/>
    <w:rsid w:val="00E162C9"/>
    <w:rsid w:val="00E1678C"/>
    <w:rsid w:val="00E17EE0"/>
    <w:rsid w:val="00E26C9F"/>
    <w:rsid w:val="00E31B41"/>
    <w:rsid w:val="00E32922"/>
    <w:rsid w:val="00E33050"/>
    <w:rsid w:val="00E43D95"/>
    <w:rsid w:val="00E46E1F"/>
    <w:rsid w:val="00E519CD"/>
    <w:rsid w:val="00E52EE3"/>
    <w:rsid w:val="00E57B14"/>
    <w:rsid w:val="00E6135F"/>
    <w:rsid w:val="00E621E7"/>
    <w:rsid w:val="00E63316"/>
    <w:rsid w:val="00E644CD"/>
    <w:rsid w:val="00E70E65"/>
    <w:rsid w:val="00E7157C"/>
    <w:rsid w:val="00E74235"/>
    <w:rsid w:val="00E7507A"/>
    <w:rsid w:val="00E76CF7"/>
    <w:rsid w:val="00E80834"/>
    <w:rsid w:val="00E82A07"/>
    <w:rsid w:val="00E85E7C"/>
    <w:rsid w:val="00E86E1D"/>
    <w:rsid w:val="00E8712B"/>
    <w:rsid w:val="00E8796A"/>
    <w:rsid w:val="00E90B76"/>
    <w:rsid w:val="00E90D82"/>
    <w:rsid w:val="00E90DE5"/>
    <w:rsid w:val="00E928D7"/>
    <w:rsid w:val="00E9646D"/>
    <w:rsid w:val="00EA0307"/>
    <w:rsid w:val="00EA154E"/>
    <w:rsid w:val="00EA289E"/>
    <w:rsid w:val="00EA5BB8"/>
    <w:rsid w:val="00EB3168"/>
    <w:rsid w:val="00EB35CF"/>
    <w:rsid w:val="00EB39F9"/>
    <w:rsid w:val="00EB691B"/>
    <w:rsid w:val="00EB7C1E"/>
    <w:rsid w:val="00EC07C6"/>
    <w:rsid w:val="00EC1F65"/>
    <w:rsid w:val="00EC26C9"/>
    <w:rsid w:val="00ED5BAA"/>
    <w:rsid w:val="00EE26B4"/>
    <w:rsid w:val="00EE2C6C"/>
    <w:rsid w:val="00EE5E60"/>
    <w:rsid w:val="00EF1F3B"/>
    <w:rsid w:val="00EF4715"/>
    <w:rsid w:val="00F03D8A"/>
    <w:rsid w:val="00F03F93"/>
    <w:rsid w:val="00F04B6B"/>
    <w:rsid w:val="00F07F42"/>
    <w:rsid w:val="00F1251B"/>
    <w:rsid w:val="00F1348B"/>
    <w:rsid w:val="00F15AE8"/>
    <w:rsid w:val="00F16D33"/>
    <w:rsid w:val="00F17CED"/>
    <w:rsid w:val="00F17FC2"/>
    <w:rsid w:val="00F2129B"/>
    <w:rsid w:val="00F213B4"/>
    <w:rsid w:val="00F21887"/>
    <w:rsid w:val="00F24989"/>
    <w:rsid w:val="00F2784F"/>
    <w:rsid w:val="00F300C2"/>
    <w:rsid w:val="00F30A85"/>
    <w:rsid w:val="00F333C9"/>
    <w:rsid w:val="00F334F9"/>
    <w:rsid w:val="00F33AA2"/>
    <w:rsid w:val="00F404EB"/>
    <w:rsid w:val="00F41787"/>
    <w:rsid w:val="00F422D5"/>
    <w:rsid w:val="00F44304"/>
    <w:rsid w:val="00F44535"/>
    <w:rsid w:val="00F44B68"/>
    <w:rsid w:val="00F45032"/>
    <w:rsid w:val="00F46648"/>
    <w:rsid w:val="00F50A56"/>
    <w:rsid w:val="00F54B5F"/>
    <w:rsid w:val="00F564A1"/>
    <w:rsid w:val="00F56918"/>
    <w:rsid w:val="00F56D7C"/>
    <w:rsid w:val="00F62030"/>
    <w:rsid w:val="00F63C92"/>
    <w:rsid w:val="00F65DC9"/>
    <w:rsid w:val="00F6711B"/>
    <w:rsid w:val="00F71C64"/>
    <w:rsid w:val="00F731FB"/>
    <w:rsid w:val="00F75DE9"/>
    <w:rsid w:val="00F8058F"/>
    <w:rsid w:val="00F80801"/>
    <w:rsid w:val="00F84943"/>
    <w:rsid w:val="00F879BB"/>
    <w:rsid w:val="00F87F9C"/>
    <w:rsid w:val="00F90902"/>
    <w:rsid w:val="00F90AFB"/>
    <w:rsid w:val="00F92142"/>
    <w:rsid w:val="00F92E8A"/>
    <w:rsid w:val="00F93978"/>
    <w:rsid w:val="00F95F3E"/>
    <w:rsid w:val="00F96011"/>
    <w:rsid w:val="00F9704D"/>
    <w:rsid w:val="00FA3C0A"/>
    <w:rsid w:val="00FA431B"/>
    <w:rsid w:val="00FA6705"/>
    <w:rsid w:val="00FB051E"/>
    <w:rsid w:val="00FB1D13"/>
    <w:rsid w:val="00FB380D"/>
    <w:rsid w:val="00FB4833"/>
    <w:rsid w:val="00FB539E"/>
    <w:rsid w:val="00FC1D54"/>
    <w:rsid w:val="00FC267F"/>
    <w:rsid w:val="00FC3AEA"/>
    <w:rsid w:val="00FC5753"/>
    <w:rsid w:val="00FC79BA"/>
    <w:rsid w:val="00FD0244"/>
    <w:rsid w:val="00FD2887"/>
    <w:rsid w:val="00FD2E31"/>
    <w:rsid w:val="00FD38C0"/>
    <w:rsid w:val="00FD5267"/>
    <w:rsid w:val="00FD64BC"/>
    <w:rsid w:val="00FD685F"/>
    <w:rsid w:val="00FD6F0A"/>
    <w:rsid w:val="00FE0110"/>
    <w:rsid w:val="00FE3865"/>
    <w:rsid w:val="00FE5C1D"/>
    <w:rsid w:val="00FE722A"/>
    <w:rsid w:val="00FF0DAD"/>
    <w:rsid w:val="00FF1A17"/>
    <w:rsid w:val="00FF34C2"/>
    <w:rsid w:val="00FF643B"/>
    <w:rsid w:val="00FF71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1BA3B"/>
  <w15:docId w15:val="{06459CD5-C29B-49D5-B683-B9271CB82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07C6"/>
  </w:style>
  <w:style w:type="paragraph" w:styleId="1">
    <w:name w:val="heading 1"/>
    <w:basedOn w:val="a"/>
    <w:next w:val="a"/>
    <w:link w:val="10"/>
    <w:uiPriority w:val="9"/>
    <w:qFormat/>
    <w:rsid w:val="007F55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3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3DF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0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6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06DE"/>
    <w:rPr>
      <w:sz w:val="18"/>
      <w:szCs w:val="18"/>
    </w:rPr>
  </w:style>
  <w:style w:type="paragraph" w:styleId="a5">
    <w:name w:val="footer"/>
    <w:basedOn w:val="a"/>
    <w:link w:val="a6"/>
    <w:uiPriority w:val="99"/>
    <w:unhideWhenUsed/>
    <w:rsid w:val="006A06DE"/>
    <w:pPr>
      <w:tabs>
        <w:tab w:val="center" w:pos="4153"/>
        <w:tab w:val="right" w:pos="8306"/>
      </w:tabs>
      <w:snapToGrid w:val="0"/>
      <w:jc w:val="left"/>
    </w:pPr>
    <w:rPr>
      <w:sz w:val="18"/>
      <w:szCs w:val="18"/>
    </w:rPr>
  </w:style>
  <w:style w:type="character" w:customStyle="1" w:styleId="a6">
    <w:name w:val="页脚 字符"/>
    <w:basedOn w:val="a0"/>
    <w:link w:val="a5"/>
    <w:uiPriority w:val="99"/>
    <w:rsid w:val="006A06DE"/>
    <w:rPr>
      <w:sz w:val="18"/>
      <w:szCs w:val="18"/>
    </w:rPr>
  </w:style>
  <w:style w:type="character" w:customStyle="1" w:styleId="20">
    <w:name w:val="标题 2 字符"/>
    <w:basedOn w:val="a0"/>
    <w:link w:val="2"/>
    <w:uiPriority w:val="9"/>
    <w:rsid w:val="005A3D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3DF8"/>
    <w:rPr>
      <w:b/>
      <w:bCs/>
      <w:sz w:val="32"/>
      <w:szCs w:val="32"/>
    </w:rPr>
  </w:style>
  <w:style w:type="character" w:customStyle="1" w:styleId="40">
    <w:name w:val="标题 4 字符"/>
    <w:basedOn w:val="a0"/>
    <w:link w:val="4"/>
    <w:uiPriority w:val="9"/>
    <w:rsid w:val="004760FB"/>
    <w:rPr>
      <w:rFonts w:asciiTheme="majorHAnsi" w:eastAsiaTheme="majorEastAsia" w:hAnsiTheme="majorHAnsi" w:cstheme="majorBidi"/>
      <w:b/>
      <w:bCs/>
      <w:sz w:val="28"/>
      <w:szCs w:val="28"/>
    </w:rPr>
  </w:style>
  <w:style w:type="character" w:customStyle="1" w:styleId="10">
    <w:name w:val="标题 1 字符"/>
    <w:basedOn w:val="a0"/>
    <w:link w:val="1"/>
    <w:uiPriority w:val="9"/>
    <w:rsid w:val="007F55B8"/>
    <w:rPr>
      <w:b/>
      <w:bCs/>
      <w:kern w:val="44"/>
      <w:sz w:val="44"/>
      <w:szCs w:val="44"/>
    </w:rPr>
  </w:style>
  <w:style w:type="paragraph" w:styleId="TOC">
    <w:name w:val="TOC Heading"/>
    <w:basedOn w:val="1"/>
    <w:next w:val="a"/>
    <w:uiPriority w:val="39"/>
    <w:unhideWhenUsed/>
    <w:qFormat/>
    <w:rsid w:val="007F55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F55B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15DB7"/>
    <w:pPr>
      <w:widowControl/>
      <w:tabs>
        <w:tab w:val="right" w:leader="dot" w:pos="8630"/>
      </w:tabs>
      <w:spacing w:after="100"/>
      <w:jc w:val="left"/>
      <w:pPrChange w:id="0" w:author="张 杰" w:date="2022-04-24T22:05:00Z">
        <w:pPr>
          <w:spacing w:after="100" w:line="259" w:lineRule="auto"/>
        </w:pPr>
      </w:pPrChange>
    </w:pPr>
    <w:rPr>
      <w:rFonts w:ascii="黑体" w:eastAsia="黑体" w:hAnsi="黑体" w:cs="Times New Roman"/>
      <w:noProof/>
      <w:kern w:val="0"/>
      <w:szCs w:val="21"/>
      <w:rPrChange w:id="0" w:author="张 杰" w:date="2022-04-24T22:05:00Z">
        <w:rPr>
          <w:rFonts w:asciiTheme="minorHAnsi" w:eastAsiaTheme="minorEastAsia" w:hAnsiTheme="minorHAnsi"/>
          <w:sz w:val="22"/>
          <w:szCs w:val="22"/>
          <w:lang w:val="en-US" w:eastAsia="zh-CN" w:bidi="ar-SA"/>
        </w:rPr>
      </w:rPrChange>
    </w:rPr>
  </w:style>
  <w:style w:type="paragraph" w:styleId="TOC3">
    <w:name w:val="toc 3"/>
    <w:basedOn w:val="a"/>
    <w:next w:val="a"/>
    <w:autoRedefine/>
    <w:uiPriority w:val="39"/>
    <w:unhideWhenUsed/>
    <w:rsid w:val="00097006"/>
    <w:pPr>
      <w:widowControl/>
      <w:tabs>
        <w:tab w:val="right" w:leader="dot" w:pos="8630"/>
      </w:tabs>
      <w:spacing w:after="100" w:line="259" w:lineRule="auto"/>
      <w:ind w:left="440"/>
      <w:jc w:val="left"/>
    </w:pPr>
    <w:rPr>
      <w:rFonts w:ascii="Times New Roman" w:eastAsia="宋体" w:hAnsi="Times New Roman" w:cs="Times New Roman"/>
      <w:noProof/>
      <w:kern w:val="0"/>
      <w:sz w:val="22"/>
    </w:rPr>
  </w:style>
  <w:style w:type="character" w:styleId="a7">
    <w:name w:val="Hyperlink"/>
    <w:basedOn w:val="a0"/>
    <w:uiPriority w:val="99"/>
    <w:unhideWhenUsed/>
    <w:rsid w:val="007F55B8"/>
    <w:rPr>
      <w:color w:val="0563C1" w:themeColor="hyperlink"/>
      <w:u w:val="single"/>
    </w:rPr>
  </w:style>
  <w:style w:type="paragraph" w:styleId="a8">
    <w:name w:val="caption"/>
    <w:basedOn w:val="a"/>
    <w:next w:val="a"/>
    <w:uiPriority w:val="35"/>
    <w:unhideWhenUsed/>
    <w:qFormat/>
    <w:rsid w:val="002E770D"/>
    <w:rPr>
      <w:rFonts w:asciiTheme="majorHAnsi" w:eastAsia="黑体" w:hAnsiTheme="majorHAnsi" w:cstheme="majorBidi"/>
      <w:sz w:val="20"/>
      <w:szCs w:val="20"/>
    </w:rPr>
  </w:style>
  <w:style w:type="paragraph" w:styleId="a9">
    <w:name w:val="List Paragraph"/>
    <w:basedOn w:val="a"/>
    <w:uiPriority w:val="34"/>
    <w:qFormat/>
    <w:rsid w:val="008F5E50"/>
    <w:pPr>
      <w:ind w:firstLineChars="200" w:firstLine="420"/>
    </w:pPr>
  </w:style>
  <w:style w:type="paragraph" w:styleId="aa">
    <w:name w:val="Normal (Web)"/>
    <w:basedOn w:val="a"/>
    <w:uiPriority w:val="99"/>
    <w:semiHidden/>
    <w:unhideWhenUsed/>
    <w:rsid w:val="008F5E50"/>
    <w:rPr>
      <w:rFonts w:ascii="Times New Roman" w:hAnsi="Times New Roman" w:cs="Times New Roman"/>
      <w:sz w:val="24"/>
      <w:szCs w:val="24"/>
    </w:rPr>
  </w:style>
  <w:style w:type="character" w:customStyle="1" w:styleId="11">
    <w:name w:val="未处理的提及1"/>
    <w:basedOn w:val="a0"/>
    <w:uiPriority w:val="99"/>
    <w:semiHidden/>
    <w:unhideWhenUsed/>
    <w:rsid w:val="0053456E"/>
    <w:rPr>
      <w:color w:val="605E5C"/>
      <w:shd w:val="clear" w:color="auto" w:fill="E1DFDD"/>
    </w:rPr>
  </w:style>
  <w:style w:type="paragraph" w:styleId="ab">
    <w:name w:val="Balloon Text"/>
    <w:basedOn w:val="a"/>
    <w:link w:val="ac"/>
    <w:uiPriority w:val="99"/>
    <w:semiHidden/>
    <w:unhideWhenUsed/>
    <w:rsid w:val="00CD7D98"/>
    <w:rPr>
      <w:sz w:val="18"/>
      <w:szCs w:val="18"/>
    </w:rPr>
  </w:style>
  <w:style w:type="character" w:customStyle="1" w:styleId="ac">
    <w:name w:val="批注框文本 字符"/>
    <w:basedOn w:val="a0"/>
    <w:link w:val="ab"/>
    <w:uiPriority w:val="99"/>
    <w:semiHidden/>
    <w:rsid w:val="00CD7D98"/>
    <w:rPr>
      <w:sz w:val="18"/>
      <w:szCs w:val="18"/>
    </w:rPr>
  </w:style>
  <w:style w:type="character" w:styleId="ad">
    <w:name w:val="annotation reference"/>
    <w:basedOn w:val="a0"/>
    <w:uiPriority w:val="99"/>
    <w:semiHidden/>
    <w:unhideWhenUsed/>
    <w:rsid w:val="00CD7D98"/>
    <w:rPr>
      <w:sz w:val="21"/>
      <w:szCs w:val="21"/>
    </w:rPr>
  </w:style>
  <w:style w:type="paragraph" w:styleId="ae">
    <w:name w:val="annotation text"/>
    <w:basedOn w:val="a"/>
    <w:link w:val="af"/>
    <w:uiPriority w:val="99"/>
    <w:semiHidden/>
    <w:unhideWhenUsed/>
    <w:rsid w:val="00CD7D98"/>
    <w:pPr>
      <w:jc w:val="left"/>
    </w:pPr>
  </w:style>
  <w:style w:type="character" w:customStyle="1" w:styleId="af">
    <w:name w:val="批注文字 字符"/>
    <w:basedOn w:val="a0"/>
    <w:link w:val="ae"/>
    <w:uiPriority w:val="99"/>
    <w:semiHidden/>
    <w:rsid w:val="00CD7D98"/>
  </w:style>
  <w:style w:type="paragraph" w:styleId="af0">
    <w:name w:val="annotation subject"/>
    <w:basedOn w:val="ae"/>
    <w:next w:val="ae"/>
    <w:link w:val="af1"/>
    <w:uiPriority w:val="99"/>
    <w:semiHidden/>
    <w:unhideWhenUsed/>
    <w:rsid w:val="00CD7D98"/>
    <w:rPr>
      <w:b/>
      <w:bCs/>
    </w:rPr>
  </w:style>
  <w:style w:type="character" w:customStyle="1" w:styleId="af1">
    <w:name w:val="批注主题 字符"/>
    <w:basedOn w:val="af"/>
    <w:link w:val="af0"/>
    <w:uiPriority w:val="99"/>
    <w:semiHidden/>
    <w:rsid w:val="00CD7D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920354">
      <w:bodyDiv w:val="1"/>
      <w:marLeft w:val="0"/>
      <w:marRight w:val="0"/>
      <w:marTop w:val="0"/>
      <w:marBottom w:val="0"/>
      <w:divBdr>
        <w:top w:val="none" w:sz="0" w:space="0" w:color="auto"/>
        <w:left w:val="none" w:sz="0" w:space="0" w:color="auto"/>
        <w:bottom w:val="none" w:sz="0" w:space="0" w:color="auto"/>
        <w:right w:val="none" w:sz="0" w:space="0" w:color="auto"/>
      </w:divBdr>
      <w:divsChild>
        <w:div w:id="715550845">
          <w:marLeft w:val="0"/>
          <w:marRight w:val="0"/>
          <w:marTop w:val="330"/>
          <w:marBottom w:val="0"/>
          <w:divBdr>
            <w:top w:val="none" w:sz="0" w:space="0" w:color="auto"/>
            <w:left w:val="none" w:sz="0" w:space="0" w:color="auto"/>
            <w:bottom w:val="none" w:sz="0" w:space="0" w:color="auto"/>
            <w:right w:val="none" w:sz="0" w:space="0" w:color="auto"/>
          </w:divBdr>
        </w:div>
        <w:div w:id="369111401">
          <w:marLeft w:val="0"/>
          <w:marRight w:val="0"/>
          <w:marTop w:val="330"/>
          <w:marBottom w:val="0"/>
          <w:divBdr>
            <w:top w:val="none" w:sz="0" w:space="0" w:color="auto"/>
            <w:left w:val="none" w:sz="0" w:space="0" w:color="auto"/>
            <w:bottom w:val="none" w:sz="0" w:space="0" w:color="auto"/>
            <w:right w:val="none" w:sz="0" w:space="0" w:color="auto"/>
          </w:divBdr>
        </w:div>
      </w:divsChild>
    </w:div>
    <w:div w:id="941229215">
      <w:bodyDiv w:val="1"/>
      <w:marLeft w:val="0"/>
      <w:marRight w:val="0"/>
      <w:marTop w:val="0"/>
      <w:marBottom w:val="0"/>
      <w:divBdr>
        <w:top w:val="none" w:sz="0" w:space="0" w:color="auto"/>
        <w:left w:val="none" w:sz="0" w:space="0" w:color="auto"/>
        <w:bottom w:val="none" w:sz="0" w:space="0" w:color="auto"/>
        <w:right w:val="none" w:sz="0" w:space="0" w:color="auto"/>
      </w:divBdr>
    </w:div>
    <w:div w:id="1731345829">
      <w:bodyDiv w:val="1"/>
      <w:marLeft w:val="0"/>
      <w:marRight w:val="0"/>
      <w:marTop w:val="0"/>
      <w:marBottom w:val="0"/>
      <w:divBdr>
        <w:top w:val="none" w:sz="0" w:space="0" w:color="auto"/>
        <w:left w:val="none" w:sz="0" w:space="0" w:color="auto"/>
        <w:bottom w:val="none" w:sz="0" w:space="0" w:color="auto"/>
        <w:right w:val="none" w:sz="0" w:space="0" w:color="auto"/>
      </w:divBdr>
      <w:divsChild>
        <w:div w:id="890269785">
          <w:marLeft w:val="0"/>
          <w:marRight w:val="0"/>
          <w:marTop w:val="540"/>
          <w:marBottom w:val="0"/>
          <w:divBdr>
            <w:top w:val="none" w:sz="0" w:space="0" w:color="auto"/>
            <w:left w:val="none" w:sz="0" w:space="0" w:color="auto"/>
            <w:bottom w:val="none" w:sz="0" w:space="0" w:color="auto"/>
            <w:right w:val="none" w:sz="0" w:space="0" w:color="auto"/>
          </w:divBdr>
        </w:div>
        <w:div w:id="725881843">
          <w:marLeft w:val="0"/>
          <w:marRight w:val="0"/>
          <w:marTop w:val="330"/>
          <w:marBottom w:val="0"/>
          <w:divBdr>
            <w:top w:val="none" w:sz="0" w:space="0" w:color="auto"/>
            <w:left w:val="none" w:sz="0" w:space="0" w:color="auto"/>
            <w:bottom w:val="none" w:sz="0" w:space="0" w:color="auto"/>
            <w:right w:val="none" w:sz="0" w:space="0" w:color="auto"/>
          </w:divBdr>
        </w:div>
      </w:divsChild>
    </w:div>
    <w:div w:id="1740131262">
      <w:bodyDiv w:val="1"/>
      <w:marLeft w:val="0"/>
      <w:marRight w:val="0"/>
      <w:marTop w:val="0"/>
      <w:marBottom w:val="0"/>
      <w:divBdr>
        <w:top w:val="none" w:sz="0" w:space="0" w:color="auto"/>
        <w:left w:val="none" w:sz="0" w:space="0" w:color="auto"/>
        <w:bottom w:val="none" w:sz="0" w:space="0" w:color="auto"/>
        <w:right w:val="none" w:sz="0" w:space="0" w:color="auto"/>
      </w:divBdr>
    </w:div>
    <w:div w:id="193154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package" Target="embeddings/Microsoft_Visio_Drawing1.vsdx"/><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package" Target="embeddings/Microsoft_Visio_Drawing.vsdx"/><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package" Target="embeddings/Microsoft_Visio_Drawing2.vsd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6.jpeg"/><Relationship Id="rId27" Type="http://schemas.openxmlformats.org/officeDocument/2006/relationships/image" Target="media/image11.jpe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DE860-A9DF-4DCD-BEBB-C0970A11D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3338</TotalTime>
  <Pages>26</Pages>
  <Words>3139</Words>
  <Characters>17896</Characters>
  <Application>Microsoft Office Word</Application>
  <DocSecurity>0</DocSecurity>
  <Lines>149</Lines>
  <Paragraphs>41</Paragraphs>
  <ScaleCrop>false</ScaleCrop>
  <Company/>
  <LinksUpToDate>false</LinksUpToDate>
  <CharactersWithSpaces>20994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杰</dc:creator>
  <cp:keywords/>
  <dc:description/>
  <cp:lastModifiedBy>张 杰</cp:lastModifiedBy>
  <cp:revision>847</cp:revision>
  <dcterms:created xsi:type="dcterms:W3CDTF">2022-03-05T07:15:00Z</dcterms:created>
  <dcterms:modified xsi:type="dcterms:W3CDTF">2022-04-24T14:21:00Z</dcterms:modified>
</cp:coreProperties>
</file>